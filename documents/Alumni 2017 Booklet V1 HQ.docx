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F70" w:rsidRDefault="00FB711D" w:rsidP="001B284E">
      <w:pPr>
        <w:rPr>
          <w:rFonts w:asciiTheme="majorHAnsi" w:hAnsiTheme="majorHAnsi"/>
          <w:sz w:val="48"/>
          <w:szCs w:val="48"/>
        </w:rPr>
      </w:pPr>
      <w:r w:rsidRPr="00FB711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2" type="#_x0000_t75" style="position:absolute;margin-left:-25.5pt;margin-top:-23.65pt;width:496.05pt;height:734.65pt;z-index:251721216">
            <v:imagedata r:id="rId8" o:title="Front page"/>
          </v:shape>
        </w:pict>
      </w:r>
    </w:p>
    <w:p w:rsidR="00D60F70" w:rsidRDefault="00D60F70">
      <w:pPr>
        <w:rPr>
          <w:rFonts w:asciiTheme="majorHAnsi" w:hAnsiTheme="majorHAnsi"/>
          <w:sz w:val="48"/>
          <w:szCs w:val="48"/>
        </w:rPr>
      </w:pPr>
      <w:r>
        <w:rPr>
          <w:rFonts w:asciiTheme="majorHAnsi" w:hAnsiTheme="majorHAnsi"/>
          <w:sz w:val="48"/>
          <w:szCs w:val="48"/>
        </w:rPr>
        <w:br w:type="page"/>
      </w:r>
    </w:p>
    <w:p w:rsidR="00AB4993" w:rsidRPr="001B284E" w:rsidRDefault="006C395C" w:rsidP="001B284E">
      <w:pPr>
        <w:rPr>
          <w:rFonts w:asciiTheme="majorHAnsi" w:hAnsiTheme="majorHAnsi"/>
          <w:sz w:val="48"/>
          <w:szCs w:val="48"/>
        </w:rPr>
      </w:pPr>
      <w:r w:rsidRPr="006C395C">
        <w:rPr>
          <w:rFonts w:asciiTheme="majorHAnsi" w:hAnsiTheme="majorHAnsi"/>
          <w:sz w:val="48"/>
          <w:szCs w:val="48"/>
        </w:rPr>
        <w:lastRenderedPageBreak/>
        <w:t>PTP Alumni 2017:</w:t>
      </w:r>
      <w:r w:rsidR="00AB4993">
        <w:rPr>
          <w:rFonts w:asciiTheme="majorHAnsi" w:hAnsiTheme="majorHAnsi"/>
          <w:sz w:val="48"/>
          <w:szCs w:val="48"/>
        </w:rPr>
        <w:t xml:space="preserve"> </w:t>
      </w:r>
    </w:p>
    <w:p w:rsidR="00AB4993" w:rsidRDefault="00FB711D" w:rsidP="00AB4993">
      <w:pPr>
        <w:tabs>
          <w:tab w:val="left" w:pos="2925"/>
        </w:tabs>
        <w:rPr>
          <w:rFonts w:asciiTheme="majorHAnsi" w:hAnsiTheme="majorHAnsi"/>
        </w:rPr>
      </w:pPr>
      <w:r>
        <w:rPr>
          <w:rFonts w:asciiTheme="majorHAnsi" w:hAnsiTheme="majorHAnsi"/>
          <w:noProof/>
          <w:lang w:eastAsia="en-IN" w:bidi="ta-IN"/>
        </w:rPr>
        <w:pict>
          <v:shapetype id="_x0000_t202" coordsize="21600,21600" o:spt="202" path="m,l,21600r21600,l21600,xe">
            <v:stroke joinstyle="miter"/>
            <v:path gradientshapeok="t" o:connecttype="rect"/>
          </v:shapetype>
          <v:shape id="Text Box 203" o:spid="_x0000_s1120" type="#_x0000_t202" style="position:absolute;margin-left:-58.25pt;margin-top:27.75pt;width:26.25pt;height:22.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" stroked="f">
            <v:textbox>
              <w:txbxContent>
                <w:p w:rsidR="009E47C2" w:rsidRDefault="009E47C2" w:rsidP="00AB4993">
                  <w:r>
                    <w:t>1.</w:t>
                  </w:r>
                </w:p>
              </w:txbxContent>
            </v:textbox>
          </v:shape>
        </w:pict>
      </w:r>
    </w:p>
    <w:p w:rsidR="00AB4993" w:rsidRPr="000056F0" w:rsidRDefault="00AB4993" w:rsidP="00AB4993">
      <w:pPr>
        <w:tabs>
          <w:tab w:val="left" w:pos="2925"/>
        </w:tabs>
        <w:ind w:firstLine="2977"/>
        <w:rPr>
          <w:rFonts w:asciiTheme="majorHAnsi" w:hAnsiTheme="majorHAnsi"/>
        </w:rPr>
      </w:pPr>
      <w:r>
        <w:rPr>
          <w:noProof/>
          <w:lang w:eastAsia="en-IN" w:bidi="ta-IN"/>
        </w:rPr>
        <w:drawing>
          <wp:anchor distT="0" distB="0" distL="114300" distR="114300" simplePos="0" relativeHeight="251601408" behindDoc="0" locked="0" layoutInCell="1" allowOverlap="1">
            <wp:simplePos x="0" y="0"/>
            <wp:positionH relativeFrom="column">
              <wp:posOffset>-260985</wp:posOffset>
            </wp:positionH>
            <wp:positionV relativeFrom="paragraph">
              <wp:posOffset>166370</wp:posOffset>
            </wp:positionV>
            <wp:extent cx="1771015" cy="2256155"/>
            <wp:effectExtent l="19050" t="0" r="635" b="0"/>
            <wp:wrapNone/>
            <wp:docPr id="204" name="Picture 204" descr="Sath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athish"/>
                    <pic:cNvPicPr>
                      <a:picLocks noChangeAspect="1" noChangeArrowheads="1"/>
                    </pic:cNvPicPr>
                  </pic:nvPicPr>
                  <pic:blipFill>
                    <a:blip r:embed="rId9" cstate="email"/>
                    <a:srcRect/>
                    <a:stretch>
                      <a:fillRect/>
                    </a:stretch>
                  </pic:blipFill>
                  <pic:spPr bwMode="auto">
                    <a:xfrm>
                      <a:off x="0" y="0"/>
                      <a:ext cx="1771015" cy="2256155"/>
                    </a:xfrm>
                    <a:prstGeom prst="rect">
                      <a:avLst/>
                    </a:prstGeom>
                    <a:noFill/>
                  </pic:spPr>
                </pic:pic>
              </a:graphicData>
            </a:graphic>
          </wp:anchor>
        </w:drawing>
      </w:r>
      <w:r w:rsidR="00FB711D" w:rsidRPr="00FB711D">
        <w:rPr>
          <w:rFonts w:asciiTheme="majorHAnsi" w:hAnsiTheme="majorHAnsi"/>
          <w:noProof/>
          <w:sz w:val="36"/>
          <w:szCs w:val="28"/>
          <w:lang w:eastAsia="en-IN" w:bidi="ta-IN"/>
        </w:rPr>
        <w:pict>
          <v:shapetype id="_x0000_t32" coordsize="21600,21600" o:spt="32" o:oned="t" path="m,l21600,21600e" filled="f">
            <v:path arrowok="t" fillok="f" o:connecttype="none"/>
            <o:lock v:ext="edit" shapetype="t"/>
          </v:shapetype>
          <v:shape id="AutoShape 202" o:spid="_x0000_s1119" type="#_x0000_t32" style="position:absolute;left:0;text-align:left;margin-left:-68.25pt;margin-top:-32.75pt;width:587.25pt;height:0;z-index:25164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" strokecolor="#4bacc6 [3208]" strokeweight="2.5pt">
            <v:shadow color="#868686"/>
          </v:shape>
        </w:pict>
      </w:r>
      <w:r w:rsidRPr="000056F0">
        <w:rPr>
          <w:rFonts w:asciiTheme="majorHAnsi" w:hAnsiTheme="majorHAnsi"/>
        </w:rPr>
        <w:t xml:space="preserve">Name                                       :  </w:t>
      </w:r>
      <w:proofErr w:type="spellStart"/>
      <w:r>
        <w:rPr>
          <w:rFonts w:asciiTheme="majorHAnsi" w:hAnsiTheme="majorHAnsi"/>
          <w:b/>
        </w:rPr>
        <w:t>Sathish</w:t>
      </w:r>
      <w:proofErr w:type="spellEnd"/>
      <w:r>
        <w:rPr>
          <w:rFonts w:asciiTheme="majorHAnsi" w:hAnsiTheme="majorHAnsi"/>
          <w:b/>
        </w:rPr>
        <w:t xml:space="preserve"> A</w:t>
      </w:r>
    </w:p>
    <w:p w:rsidR="00420BC2" w:rsidRPr="000056F0" w:rsidRDefault="00AB4993" w:rsidP="00420BC2">
      <w:pPr>
        <w:tabs>
          <w:tab w:val="left" w:pos="2925"/>
        </w:tabs>
        <w:ind w:left="5529" w:hanging="5529"/>
        <w:rPr>
          <w:rFonts w:asciiTheme="majorHAnsi" w:hAnsiTheme="majorHAnsi"/>
        </w:rPr>
      </w:pPr>
      <w:r w:rsidRPr="000056F0">
        <w:rPr>
          <w:rFonts w:asciiTheme="majorHAnsi" w:hAnsiTheme="majorHAnsi"/>
        </w:rPr>
        <w:tab/>
        <w:t xml:space="preserve">Address                                   :  </w:t>
      </w:r>
      <w:r w:rsidR="00420BC2">
        <w:rPr>
          <w:rFonts w:asciiTheme="majorHAnsi" w:hAnsiTheme="majorHAnsi"/>
        </w:rPr>
        <w:t xml:space="preserve">MGR Nagar, </w:t>
      </w:r>
      <w:proofErr w:type="spellStart"/>
      <w:r>
        <w:rPr>
          <w:rFonts w:asciiTheme="majorHAnsi" w:hAnsiTheme="majorHAnsi"/>
        </w:rPr>
        <w:t>Perumbakkam</w:t>
      </w:r>
      <w:proofErr w:type="spellEnd"/>
      <w:r>
        <w:rPr>
          <w:rFonts w:asciiTheme="majorHAnsi" w:hAnsiTheme="majorHAnsi"/>
        </w:rPr>
        <w:t xml:space="preserve"> Road</w:t>
      </w:r>
      <w:r w:rsidR="00420BC2">
        <w:rPr>
          <w:rFonts w:asciiTheme="majorHAnsi" w:hAnsiTheme="majorHAnsi"/>
        </w:rPr>
        <w:t xml:space="preserve">, </w:t>
      </w:r>
      <w:proofErr w:type="spellStart"/>
      <w:r w:rsidR="00420BC2">
        <w:rPr>
          <w:rFonts w:asciiTheme="majorHAnsi" w:hAnsiTheme="majorHAnsi"/>
        </w:rPr>
        <w:t>Ramanshramam</w:t>
      </w:r>
      <w:proofErr w:type="spellEnd"/>
      <w:r w:rsidR="00420BC2">
        <w:rPr>
          <w:rFonts w:asciiTheme="majorHAnsi" w:hAnsiTheme="majorHAnsi"/>
        </w:rPr>
        <w:t xml:space="preserve"> Post, Tiruvannamalai.</w:t>
      </w:r>
    </w:p>
    <w:p w:rsidR="00AB4993" w:rsidRPr="000056F0" w:rsidRDefault="00AB4993" w:rsidP="00AB4993">
      <w:pPr>
        <w:tabs>
          <w:tab w:val="left" w:pos="2925"/>
        </w:tabs>
        <w:rPr>
          <w:rFonts w:asciiTheme="majorHAnsi" w:hAnsiTheme="majorHAnsi"/>
          <w:b/>
        </w:rPr>
      </w:pPr>
      <w:r w:rsidRPr="000056F0">
        <w:rPr>
          <w:rFonts w:asciiTheme="majorHAnsi" w:hAnsiTheme="majorHAnsi"/>
        </w:rPr>
        <w:tab/>
        <w:t xml:space="preserve">Village                                     :  </w:t>
      </w:r>
      <w:r>
        <w:rPr>
          <w:rFonts w:asciiTheme="majorHAnsi" w:hAnsiTheme="majorHAnsi"/>
          <w:b/>
        </w:rPr>
        <w:t>KARAI</w:t>
      </w:r>
    </w:p>
    <w:p w:rsidR="00AB4993" w:rsidRPr="000056F0" w:rsidRDefault="00AB4993" w:rsidP="00AB4993">
      <w:pPr>
        <w:tabs>
          <w:tab w:val="left" w:pos="2925"/>
        </w:tabs>
        <w:rPr>
          <w:rFonts w:asciiTheme="majorHAnsi" w:hAnsiTheme="majorHAnsi"/>
        </w:rPr>
      </w:pPr>
      <w:r w:rsidRPr="000056F0">
        <w:rPr>
          <w:rFonts w:asciiTheme="majorHAnsi" w:hAnsiTheme="majorHAnsi"/>
        </w:rPr>
        <w:tab/>
      </w:r>
      <w:r w:rsidRPr="002C21D0">
        <w:rPr>
          <w:rFonts w:asciiTheme="majorHAnsi" w:hAnsiTheme="majorHAnsi"/>
          <w:highlight w:val="yellow"/>
        </w:rPr>
        <w:t>Under Sponsorship             :  1996-2001, 6 Years Schooling</w:t>
      </w:r>
    </w:p>
    <w:p w:rsidR="00AB4993" w:rsidRPr="000056F0" w:rsidRDefault="00AB4993" w:rsidP="00AB4993">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PTP                             :  </w:t>
      </w:r>
      <w:r>
        <w:rPr>
          <w:rFonts w:asciiTheme="majorHAnsi" w:hAnsiTheme="majorHAnsi"/>
          <w:highlight w:val="yellow"/>
        </w:rPr>
        <w:t xml:space="preserve">2001-2004, 3 Years College </w:t>
      </w:r>
    </w:p>
    <w:p w:rsidR="00AB4993" w:rsidRPr="000056F0" w:rsidRDefault="00AB4993" w:rsidP="00AB4993">
      <w:pPr>
        <w:ind w:left="5529" w:hanging="2977"/>
        <w:rPr>
          <w:rFonts w:asciiTheme="majorHAnsi" w:hAnsiTheme="majorHAnsi"/>
        </w:rPr>
      </w:pPr>
      <w:r w:rsidRPr="000056F0">
        <w:rPr>
          <w:rFonts w:asciiTheme="majorHAnsi" w:hAnsiTheme="majorHAnsi"/>
        </w:rPr>
        <w:t xml:space="preserve">        School                                     :  </w:t>
      </w:r>
      <w:r>
        <w:rPr>
          <w:rFonts w:asciiTheme="majorHAnsi" w:hAnsiTheme="majorHAnsi"/>
        </w:rPr>
        <w:t xml:space="preserve">Sri </w:t>
      </w:r>
      <w:proofErr w:type="spellStart"/>
      <w:r>
        <w:rPr>
          <w:rFonts w:asciiTheme="majorHAnsi" w:hAnsiTheme="majorHAnsi"/>
        </w:rPr>
        <w:t>Ramana</w:t>
      </w:r>
      <w:proofErr w:type="spellEnd"/>
      <w:r>
        <w:rPr>
          <w:rFonts w:asciiTheme="majorHAnsi" w:hAnsiTheme="majorHAnsi"/>
        </w:rPr>
        <w:t xml:space="preserve"> Mahari</w:t>
      </w:r>
      <w:r w:rsidRPr="000056F0">
        <w:rPr>
          <w:rFonts w:asciiTheme="majorHAnsi" w:hAnsiTheme="majorHAnsi"/>
        </w:rPr>
        <w:t>shi Matriculation Higher secondary school.</w:t>
      </w:r>
    </w:p>
    <w:p w:rsidR="00AB4993" w:rsidRPr="000056F0" w:rsidRDefault="00AB4993" w:rsidP="00AB4993">
      <w:pPr>
        <w:tabs>
          <w:tab w:val="left" w:pos="2925"/>
        </w:tabs>
        <w:ind w:left="5529" w:hanging="5529"/>
        <w:rPr>
          <w:rFonts w:asciiTheme="majorHAnsi" w:hAnsiTheme="majorHAnsi"/>
        </w:rPr>
      </w:pPr>
      <w:r w:rsidRPr="000056F0">
        <w:rPr>
          <w:rFonts w:asciiTheme="majorHAnsi" w:hAnsiTheme="majorHAnsi"/>
        </w:rPr>
        <w:tab/>
        <w:t>College                                    :</w:t>
      </w:r>
      <w:r>
        <w:rPr>
          <w:rFonts w:asciiTheme="majorHAnsi" w:hAnsiTheme="majorHAnsi"/>
        </w:rPr>
        <w:t xml:space="preserve">  Bachelor of Physics in Govt. Arts &amp; Science College, Master of Physics in Annamalai University, Master of Business Administration in </w:t>
      </w:r>
      <w:proofErr w:type="spellStart"/>
      <w:r>
        <w:rPr>
          <w:rFonts w:asciiTheme="majorHAnsi" w:hAnsiTheme="majorHAnsi"/>
        </w:rPr>
        <w:t>Azhagappa</w:t>
      </w:r>
      <w:proofErr w:type="spellEnd"/>
      <w:r>
        <w:rPr>
          <w:rFonts w:asciiTheme="majorHAnsi" w:hAnsiTheme="majorHAnsi"/>
        </w:rPr>
        <w:t xml:space="preserve"> University, Diploma in Industrial Safety.</w:t>
      </w:r>
    </w:p>
    <w:p w:rsidR="00AB4993" w:rsidRDefault="00AB4993" w:rsidP="00AB4993">
      <w:pPr>
        <w:tabs>
          <w:tab w:val="left" w:pos="2925"/>
        </w:tabs>
        <w:ind w:left="5529" w:hanging="4111"/>
        <w:rPr>
          <w:rFonts w:asciiTheme="majorHAnsi" w:hAnsiTheme="majorHAnsi"/>
        </w:rPr>
      </w:pPr>
      <w:r w:rsidRPr="000056F0">
        <w:rPr>
          <w:rFonts w:asciiTheme="majorHAnsi" w:hAnsiTheme="majorHAnsi"/>
        </w:rPr>
        <w:tab/>
        <w:t xml:space="preserve">Job                                            : </w:t>
      </w:r>
      <w:r>
        <w:rPr>
          <w:rFonts w:asciiTheme="majorHAnsi" w:hAnsiTheme="majorHAnsi"/>
        </w:rPr>
        <w:t xml:space="preserve"> Working as a</w:t>
      </w:r>
      <w:r w:rsidR="00525DBE">
        <w:rPr>
          <w:rFonts w:asciiTheme="majorHAnsi" w:hAnsiTheme="majorHAnsi"/>
        </w:rPr>
        <w:t>n</w:t>
      </w:r>
      <w:r>
        <w:rPr>
          <w:rFonts w:asciiTheme="majorHAnsi" w:hAnsiTheme="majorHAnsi"/>
        </w:rPr>
        <w:t xml:space="preserve"> Assistant Scientist in </w:t>
      </w:r>
      <w:proofErr w:type="spellStart"/>
      <w:r w:rsidRPr="006A7624">
        <w:rPr>
          <w:rFonts w:asciiTheme="majorHAnsi" w:hAnsiTheme="majorHAnsi"/>
        </w:rPr>
        <w:t>Indira</w:t>
      </w:r>
      <w:proofErr w:type="spellEnd"/>
      <w:r w:rsidRPr="006A7624">
        <w:rPr>
          <w:rFonts w:asciiTheme="majorHAnsi" w:hAnsiTheme="majorHAnsi"/>
        </w:rPr>
        <w:t xml:space="preserve"> Gandhi C</w:t>
      </w:r>
      <w:r w:rsidR="00B471DB" w:rsidRPr="006A7624">
        <w:rPr>
          <w:rFonts w:asciiTheme="majorHAnsi" w:hAnsiTheme="majorHAnsi"/>
        </w:rPr>
        <w:t xml:space="preserve">entre for Atomic </w:t>
      </w:r>
      <w:proofErr w:type="gramStart"/>
      <w:r w:rsidR="00B471DB" w:rsidRPr="006A7624">
        <w:rPr>
          <w:rFonts w:asciiTheme="majorHAnsi" w:hAnsiTheme="majorHAnsi"/>
        </w:rPr>
        <w:t xml:space="preserve">Research </w:t>
      </w:r>
      <w:r w:rsidRPr="006A7624">
        <w:rPr>
          <w:rFonts w:asciiTheme="majorHAnsi" w:hAnsiTheme="majorHAnsi"/>
        </w:rPr>
        <w:t>,</w:t>
      </w:r>
      <w:proofErr w:type="gramEnd"/>
      <w:r w:rsidRPr="006A7624">
        <w:rPr>
          <w:rFonts w:asciiTheme="majorHAnsi" w:hAnsiTheme="majorHAnsi"/>
        </w:rPr>
        <w:t xml:space="preserve"> </w:t>
      </w:r>
      <w:proofErr w:type="spellStart"/>
      <w:r w:rsidRPr="006A7624">
        <w:rPr>
          <w:rFonts w:asciiTheme="majorHAnsi" w:hAnsiTheme="majorHAnsi"/>
        </w:rPr>
        <w:t>Kalpakkam</w:t>
      </w:r>
      <w:proofErr w:type="spellEnd"/>
      <w:r w:rsidRPr="006A7624">
        <w:rPr>
          <w:rFonts w:asciiTheme="majorHAnsi" w:hAnsiTheme="majorHAnsi"/>
        </w:rPr>
        <w:t>.</w:t>
      </w:r>
    </w:p>
    <w:p w:rsidR="00AB4993" w:rsidRDefault="00AB4993" w:rsidP="00AB4993">
      <w:pPr>
        <w:tabs>
          <w:tab w:val="left" w:pos="2925"/>
        </w:tabs>
        <w:ind w:left="5529" w:hanging="4111"/>
        <w:rPr>
          <w:rFonts w:asciiTheme="majorHAnsi" w:hAnsiTheme="majorHAnsi"/>
        </w:rPr>
      </w:pPr>
      <w:r>
        <w:rPr>
          <w:rFonts w:asciiTheme="majorHAnsi" w:hAnsiTheme="majorHAnsi"/>
        </w:rPr>
        <w:tab/>
      </w:r>
      <w:r w:rsidRPr="00973810">
        <w:rPr>
          <w:rFonts w:asciiTheme="majorHAnsi" w:hAnsiTheme="majorHAnsi"/>
        </w:rPr>
        <w:t>Marital Status</w:t>
      </w:r>
      <w:r w:rsidRPr="000056F0">
        <w:rPr>
          <w:rFonts w:asciiTheme="majorHAnsi" w:hAnsiTheme="majorHAnsi"/>
        </w:rPr>
        <w:t xml:space="preserve">                       :</w:t>
      </w:r>
      <w:r>
        <w:rPr>
          <w:rFonts w:asciiTheme="majorHAnsi" w:hAnsiTheme="majorHAnsi"/>
        </w:rPr>
        <w:t xml:space="preserve">  M</w:t>
      </w:r>
      <w:r w:rsidRPr="000056F0">
        <w:rPr>
          <w:rFonts w:asciiTheme="majorHAnsi" w:hAnsiTheme="majorHAnsi"/>
        </w:rPr>
        <w:t>arried.</w:t>
      </w:r>
    </w:p>
    <w:p w:rsidR="00AB4993" w:rsidRDefault="00AB4993" w:rsidP="00AB4993">
      <w:pPr>
        <w:tabs>
          <w:tab w:val="left" w:pos="2925"/>
        </w:tabs>
        <w:ind w:left="5529" w:hanging="4111"/>
        <w:rPr>
          <w:rFonts w:asciiTheme="majorHAnsi" w:hAnsiTheme="majorHAnsi"/>
        </w:rPr>
      </w:pPr>
      <w:r>
        <w:rPr>
          <w:rFonts w:asciiTheme="majorHAnsi" w:hAnsiTheme="majorHAnsi"/>
        </w:rPr>
        <w:tab/>
        <w:t xml:space="preserve">Wife Name                             : Tamil </w:t>
      </w:r>
      <w:proofErr w:type="spellStart"/>
      <w:r>
        <w:rPr>
          <w:rFonts w:asciiTheme="majorHAnsi" w:hAnsiTheme="majorHAnsi"/>
        </w:rPr>
        <w:t>Selvi</w:t>
      </w:r>
      <w:proofErr w:type="spellEnd"/>
    </w:p>
    <w:p w:rsidR="00AB4993" w:rsidRDefault="00FB711D" w:rsidP="00AB4993">
      <w:pPr>
        <w:tabs>
          <w:tab w:val="left" w:pos="2925"/>
        </w:tabs>
        <w:ind w:left="5529" w:hanging="4111"/>
        <w:rPr>
          <w:rFonts w:asciiTheme="majorHAnsi" w:hAnsiTheme="majorHAnsi"/>
        </w:rPr>
      </w:pPr>
      <w:r>
        <w:rPr>
          <w:rFonts w:asciiTheme="majorHAnsi" w:hAnsiTheme="majorHAnsi"/>
          <w:noProof/>
          <w:lang w:eastAsia="en-IN" w:bidi="ta-IN"/>
        </w:rPr>
        <w:pict>
          <v:shape id="AutoShape 212" o:spid="_x0000_s1118" type="#_x0000_t32" style="position:absolute;left:0;text-align:left;margin-left:-67.55pt;margin-top:21.25pt;width:587.25pt;height:0;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" strokecolor="#4bacc6 [3208]" strokeweight="2.5pt">
            <v:shadow color="#868686"/>
          </v:shape>
        </w:pict>
      </w:r>
    </w:p>
    <w:p w:rsidR="00AB4993" w:rsidRDefault="00AB4993" w:rsidP="00AB4993">
      <w:pPr>
        <w:tabs>
          <w:tab w:val="left" w:pos="2925"/>
        </w:tabs>
        <w:ind w:left="5529" w:hanging="4111"/>
        <w:rPr>
          <w:rFonts w:asciiTheme="majorHAnsi" w:hAnsiTheme="majorHAnsi"/>
        </w:rPr>
      </w:pPr>
    </w:p>
    <w:p w:rsidR="007502C7" w:rsidRDefault="007502C7" w:rsidP="008F0588">
      <w:pPr>
        <w:rPr>
          <w:rFonts w:asciiTheme="majorHAnsi" w:hAnsiTheme="majorHAnsi"/>
          <w:sz w:val="48"/>
          <w:szCs w:val="48"/>
        </w:rPr>
      </w:pPr>
    </w:p>
    <w:p w:rsidR="007502C7" w:rsidRDefault="007502C7" w:rsidP="007502C7">
      <w:pPr>
        <w:tabs>
          <w:tab w:val="left" w:pos="2925"/>
        </w:tabs>
        <w:rPr>
          <w:rFonts w:asciiTheme="majorHAnsi" w:hAnsiTheme="majorHAnsi"/>
          <w:sz w:val="48"/>
          <w:szCs w:val="48"/>
        </w:rPr>
      </w:pPr>
    </w:p>
    <w:p w:rsidR="00AB4993" w:rsidRDefault="00AB4993">
      <w:pPr>
        <w:rPr>
          <w:rFonts w:asciiTheme="majorHAnsi" w:hAnsiTheme="majorHAnsi"/>
          <w:sz w:val="48"/>
          <w:szCs w:val="48"/>
        </w:rPr>
      </w:pPr>
    </w:p>
    <w:p w:rsidR="001B284E" w:rsidRDefault="001B284E">
      <w:pPr>
        <w:rPr>
          <w:rFonts w:asciiTheme="majorHAnsi" w:hAnsiTheme="majorHAnsi"/>
          <w:sz w:val="48"/>
          <w:szCs w:val="48"/>
        </w:rPr>
      </w:pPr>
    </w:p>
    <w:p w:rsidR="00AB4993" w:rsidRPr="00A60EBC" w:rsidRDefault="00FB711D" w:rsidP="00AB4993">
      <w:pPr>
        <w:rPr>
          <w:rFonts w:asciiTheme="majorHAnsi" w:hAnsiTheme="majorHAnsi"/>
          <w:sz w:val="48"/>
          <w:szCs w:val="48"/>
        </w:rPr>
      </w:pPr>
      <w:r w:rsidRPr="00FB711D">
        <w:rPr>
          <w:rFonts w:asciiTheme="majorHAnsi" w:hAnsiTheme="majorHAnsi"/>
          <w:noProof/>
          <w:lang w:eastAsia="en-IN" w:bidi="ta-IN"/>
        </w:rPr>
        <w:lastRenderedPageBreak/>
        <w:pict>
          <v:shape id="Text Box 199" o:spid="_x0000_s1027" type="#_x0000_t202" style="position:absolute;margin-left:-50.25pt;margin-top:46.1pt;width:26.25pt;height:22.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" stroked="f">
            <v:textbox>
              <w:txbxContent>
                <w:p w:rsidR="009E47C2" w:rsidRDefault="009E47C2" w:rsidP="00AB4993">
                  <w:r>
                    <w:t>2.</w:t>
                  </w:r>
                </w:p>
              </w:txbxContent>
            </v:textbox>
          </v:shape>
        </w:pict>
      </w:r>
      <w:r w:rsidRPr="00FB711D">
        <w:rPr>
          <w:rFonts w:asciiTheme="majorHAnsi" w:hAnsiTheme="majorHAnsi"/>
          <w:noProof/>
          <w:sz w:val="36"/>
          <w:szCs w:val="28"/>
          <w:lang w:eastAsia="en-IN" w:bidi="ta-IN"/>
        </w:rPr>
        <w:pict>
          <v:shape id="AutoShape 109" o:spid="_x0000_s1117" type="#_x0000_t32" style="position:absolute;margin-left:-68.3pt;margin-top:29.25pt;width:587.25pt;height:0;z-index:25162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" strokecolor="#4bacc6 [3208]" strokeweight="2.5pt">
            <v:shadow color="#868686"/>
          </v:shape>
        </w:pict>
      </w:r>
    </w:p>
    <w:p w:rsidR="00AB4993" w:rsidRPr="000056F0" w:rsidRDefault="00AB4993" w:rsidP="00AB4993">
      <w:pPr>
        <w:tabs>
          <w:tab w:val="left" w:pos="2925"/>
        </w:tabs>
        <w:rPr>
          <w:rFonts w:asciiTheme="majorHAnsi" w:hAnsiTheme="majorHAnsi"/>
        </w:rPr>
      </w:pPr>
      <w:r>
        <w:rPr>
          <w:noProof/>
          <w:lang w:eastAsia="en-IN" w:bidi="ta-IN"/>
        </w:rPr>
        <w:drawing>
          <wp:anchor distT="0" distB="0" distL="114300" distR="114300" simplePos="0" relativeHeight="251600384" behindDoc="0" locked="0" layoutInCell="1" allowOverlap="1">
            <wp:simplePos x="0" y="0"/>
            <wp:positionH relativeFrom="column">
              <wp:posOffset>-407670</wp:posOffset>
            </wp:positionH>
            <wp:positionV relativeFrom="paragraph">
              <wp:posOffset>130810</wp:posOffset>
            </wp:positionV>
            <wp:extent cx="1715770" cy="2202180"/>
            <wp:effectExtent l="19050" t="0" r="0" b="0"/>
            <wp:wrapNone/>
            <wp:docPr id="200" name="Picture 200" descr="Govindhar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Govindharaj"/>
                    <pic:cNvPicPr>
                      <a:picLocks noChangeAspect="1" noChangeArrowheads="1"/>
                    </pic:cNvPicPr>
                  </pic:nvPicPr>
                  <pic:blipFill>
                    <a:blip r:embed="rId10" cstate="email"/>
                    <a:srcRect/>
                    <a:stretch>
                      <a:fillRect/>
                    </a:stretch>
                  </pic:blipFill>
                  <pic:spPr bwMode="auto">
                    <a:xfrm>
                      <a:off x="0" y="0"/>
                      <a:ext cx="1715770" cy="2202180"/>
                    </a:xfrm>
                    <a:prstGeom prst="rect">
                      <a:avLst/>
                    </a:prstGeom>
                    <a:noFill/>
                  </pic:spPr>
                </pic:pic>
              </a:graphicData>
            </a:graphic>
          </wp:anchor>
        </w:drawing>
      </w:r>
      <w:r w:rsidRPr="000056F0">
        <w:rPr>
          <w:rFonts w:asciiTheme="majorHAnsi" w:hAnsiTheme="majorHAnsi"/>
        </w:rPr>
        <w:tab/>
        <w:t xml:space="preserve">Name                                       :  </w:t>
      </w:r>
      <w:proofErr w:type="spellStart"/>
      <w:r w:rsidRPr="00EF0E47">
        <w:rPr>
          <w:rFonts w:asciiTheme="majorHAnsi" w:hAnsiTheme="majorHAnsi"/>
          <w:b/>
          <w:bCs/>
        </w:rPr>
        <w:t>Govindaraj</w:t>
      </w:r>
      <w:proofErr w:type="spellEnd"/>
      <w:r w:rsidRPr="00EF0E47">
        <w:rPr>
          <w:rFonts w:asciiTheme="majorHAnsi" w:hAnsiTheme="majorHAnsi"/>
          <w:b/>
          <w:bCs/>
        </w:rPr>
        <w:t xml:space="preserve"> K</w:t>
      </w:r>
    </w:p>
    <w:p w:rsidR="00AB4993" w:rsidRPr="000056F0" w:rsidRDefault="00AB4993" w:rsidP="00AB4993">
      <w:pPr>
        <w:tabs>
          <w:tab w:val="left" w:pos="2925"/>
        </w:tabs>
        <w:ind w:left="5529" w:hanging="5529"/>
        <w:rPr>
          <w:rFonts w:asciiTheme="majorHAnsi" w:hAnsiTheme="majorHAnsi"/>
        </w:rPr>
      </w:pPr>
      <w:r w:rsidRPr="000056F0">
        <w:rPr>
          <w:rFonts w:asciiTheme="majorHAnsi" w:hAnsiTheme="majorHAnsi"/>
        </w:rPr>
        <w:tab/>
        <w:t xml:space="preserve">Address                                   :  </w:t>
      </w:r>
      <w:r>
        <w:rPr>
          <w:rFonts w:asciiTheme="majorHAnsi" w:hAnsiTheme="majorHAnsi"/>
        </w:rPr>
        <w:t xml:space="preserve">696, Mgr Nagar </w:t>
      </w:r>
      <w:proofErr w:type="spellStart"/>
      <w:r>
        <w:rPr>
          <w:rFonts w:asciiTheme="majorHAnsi" w:hAnsiTheme="majorHAnsi"/>
        </w:rPr>
        <w:t>Perumpakkam</w:t>
      </w:r>
      <w:proofErr w:type="spellEnd"/>
      <w:r>
        <w:rPr>
          <w:rFonts w:asciiTheme="majorHAnsi" w:hAnsiTheme="majorHAnsi"/>
        </w:rPr>
        <w:t xml:space="preserve"> Road</w:t>
      </w:r>
      <w:r w:rsidR="006D4A2E">
        <w:rPr>
          <w:rFonts w:asciiTheme="majorHAnsi" w:hAnsiTheme="majorHAnsi"/>
        </w:rPr>
        <w:t xml:space="preserve">, </w:t>
      </w:r>
      <w:proofErr w:type="spellStart"/>
      <w:r w:rsidR="006D4A2E">
        <w:rPr>
          <w:rFonts w:asciiTheme="majorHAnsi" w:hAnsiTheme="majorHAnsi"/>
        </w:rPr>
        <w:t>Ramanashramam</w:t>
      </w:r>
      <w:proofErr w:type="spellEnd"/>
      <w:r w:rsidR="006D4A2E">
        <w:rPr>
          <w:rFonts w:asciiTheme="majorHAnsi" w:hAnsiTheme="majorHAnsi"/>
        </w:rPr>
        <w:t xml:space="preserve"> Post, </w:t>
      </w:r>
      <w:proofErr w:type="gramStart"/>
      <w:r w:rsidR="006D4A2E">
        <w:rPr>
          <w:rFonts w:asciiTheme="majorHAnsi" w:hAnsiTheme="majorHAnsi"/>
        </w:rPr>
        <w:t>Tiruvannamalai</w:t>
      </w:r>
      <w:proofErr w:type="gramEnd"/>
      <w:r w:rsidR="006D4A2E">
        <w:rPr>
          <w:rFonts w:asciiTheme="majorHAnsi" w:hAnsiTheme="majorHAnsi"/>
        </w:rPr>
        <w:t>.</w:t>
      </w:r>
    </w:p>
    <w:p w:rsidR="00AB4993" w:rsidRPr="000056F0" w:rsidRDefault="00AB4993" w:rsidP="00AB4993">
      <w:pPr>
        <w:tabs>
          <w:tab w:val="left" w:pos="2925"/>
        </w:tabs>
        <w:rPr>
          <w:rFonts w:asciiTheme="majorHAnsi" w:hAnsiTheme="majorHAnsi"/>
          <w:b/>
        </w:rPr>
      </w:pPr>
      <w:r w:rsidRPr="000056F0">
        <w:rPr>
          <w:rFonts w:asciiTheme="majorHAnsi" w:hAnsiTheme="majorHAnsi"/>
        </w:rPr>
        <w:tab/>
        <w:t xml:space="preserve">Village                                     :  </w:t>
      </w:r>
      <w:r w:rsidRPr="002160D0">
        <w:rPr>
          <w:rFonts w:asciiTheme="majorHAnsi" w:hAnsiTheme="majorHAnsi"/>
          <w:b/>
          <w:bCs/>
        </w:rPr>
        <w:t>KARAI</w:t>
      </w:r>
    </w:p>
    <w:p w:rsidR="00AB4993" w:rsidRPr="000056F0" w:rsidRDefault="00AB4993" w:rsidP="00AB4993">
      <w:pPr>
        <w:tabs>
          <w:tab w:val="left" w:pos="2925"/>
        </w:tabs>
        <w:rPr>
          <w:rFonts w:asciiTheme="majorHAnsi" w:hAnsiTheme="majorHAnsi"/>
        </w:rPr>
      </w:pPr>
      <w:r w:rsidRPr="000056F0">
        <w:rPr>
          <w:rFonts w:asciiTheme="majorHAnsi" w:hAnsiTheme="majorHAnsi"/>
        </w:rPr>
        <w:tab/>
      </w:r>
      <w:r w:rsidRPr="00AB4993">
        <w:rPr>
          <w:rFonts w:asciiTheme="majorHAnsi" w:hAnsiTheme="majorHAnsi"/>
          <w:highlight w:val="yellow"/>
        </w:rPr>
        <w:t>Under Sponsorship             :  1990-2002, 12 Years Schooling</w:t>
      </w:r>
    </w:p>
    <w:p w:rsidR="00AB4993" w:rsidRPr="000056F0" w:rsidRDefault="00AB4993" w:rsidP="00AB4993">
      <w:pPr>
        <w:tabs>
          <w:tab w:val="left" w:pos="2925"/>
        </w:tabs>
        <w:rPr>
          <w:rFonts w:asciiTheme="majorHAnsi" w:hAnsiTheme="majorHAnsi"/>
        </w:rPr>
      </w:pPr>
      <w:r w:rsidRPr="000056F0">
        <w:rPr>
          <w:rFonts w:asciiTheme="majorHAnsi" w:hAnsiTheme="majorHAnsi"/>
        </w:rPr>
        <w:tab/>
      </w:r>
      <w:r w:rsidRPr="00AB4993">
        <w:rPr>
          <w:rFonts w:asciiTheme="majorHAnsi" w:hAnsiTheme="majorHAnsi"/>
          <w:highlight w:val="yellow"/>
        </w:rPr>
        <w:t>Under PTP                             :  2002-2007, 5 Years College</w:t>
      </w:r>
    </w:p>
    <w:p w:rsidR="00AB4993" w:rsidRPr="000056F0" w:rsidRDefault="00AB4993" w:rsidP="00AB4993">
      <w:pPr>
        <w:ind w:left="5529" w:hanging="2977"/>
        <w:rPr>
          <w:rFonts w:asciiTheme="majorHAnsi" w:hAnsiTheme="majorHAnsi"/>
        </w:rPr>
      </w:pPr>
      <w:r w:rsidRPr="000056F0">
        <w:rPr>
          <w:rFonts w:asciiTheme="majorHAnsi" w:hAnsiTheme="majorHAnsi"/>
        </w:rPr>
        <w:t xml:space="preserve">        School                                     :  </w:t>
      </w:r>
      <w:r>
        <w:rPr>
          <w:rFonts w:asciiTheme="majorHAnsi" w:hAnsiTheme="majorHAnsi"/>
        </w:rPr>
        <w:t xml:space="preserve">Sri </w:t>
      </w:r>
      <w:proofErr w:type="spellStart"/>
      <w:r>
        <w:rPr>
          <w:rFonts w:asciiTheme="majorHAnsi" w:hAnsiTheme="majorHAnsi"/>
        </w:rPr>
        <w:t>Ramana</w:t>
      </w:r>
      <w:proofErr w:type="spellEnd"/>
      <w:r>
        <w:rPr>
          <w:rFonts w:asciiTheme="majorHAnsi" w:hAnsiTheme="majorHAnsi"/>
        </w:rPr>
        <w:t xml:space="preserve"> Mahari</w:t>
      </w:r>
      <w:r w:rsidRPr="000056F0">
        <w:rPr>
          <w:rFonts w:asciiTheme="majorHAnsi" w:hAnsiTheme="majorHAnsi"/>
        </w:rPr>
        <w:t>shi Matriculation Higher secondary school.</w:t>
      </w:r>
    </w:p>
    <w:p w:rsidR="00AB4993" w:rsidRPr="000056F0" w:rsidRDefault="00AB4993" w:rsidP="00AB4993">
      <w:pPr>
        <w:tabs>
          <w:tab w:val="left" w:pos="2925"/>
        </w:tabs>
        <w:ind w:left="5529" w:hanging="5529"/>
        <w:rPr>
          <w:rFonts w:asciiTheme="majorHAnsi" w:hAnsiTheme="majorHAnsi"/>
        </w:rPr>
      </w:pPr>
      <w:r w:rsidRPr="000056F0">
        <w:rPr>
          <w:rFonts w:asciiTheme="majorHAnsi" w:hAnsiTheme="majorHAnsi"/>
        </w:rPr>
        <w:tab/>
        <w:t xml:space="preserve">College                                    :  </w:t>
      </w:r>
      <w:r>
        <w:rPr>
          <w:rFonts w:asciiTheme="majorHAnsi" w:hAnsiTheme="majorHAnsi"/>
        </w:rPr>
        <w:t xml:space="preserve">Bachelor of English in Govt. Arts college, Master of English in </w:t>
      </w:r>
      <w:proofErr w:type="spellStart"/>
      <w:r>
        <w:rPr>
          <w:rFonts w:asciiTheme="majorHAnsi" w:hAnsiTheme="majorHAnsi"/>
        </w:rPr>
        <w:t>Muthurangam</w:t>
      </w:r>
      <w:proofErr w:type="spellEnd"/>
      <w:r>
        <w:rPr>
          <w:rFonts w:asciiTheme="majorHAnsi" w:hAnsiTheme="majorHAnsi"/>
        </w:rPr>
        <w:t xml:space="preserve"> Arts College, Master of </w:t>
      </w:r>
      <w:proofErr w:type="gramStart"/>
      <w:r>
        <w:rPr>
          <w:rFonts w:asciiTheme="majorHAnsi" w:hAnsiTheme="majorHAnsi"/>
        </w:rPr>
        <w:t>Philosophy(</w:t>
      </w:r>
      <w:proofErr w:type="gramEnd"/>
      <w:r>
        <w:rPr>
          <w:rFonts w:asciiTheme="majorHAnsi" w:hAnsiTheme="majorHAnsi"/>
        </w:rPr>
        <w:t xml:space="preserve">English) in Dravidian University, Bachelor of Education in Pondicherry University, Master of Political Science in Madras University, </w:t>
      </w:r>
      <w:r w:rsidRPr="002F4A96">
        <w:rPr>
          <w:rFonts w:asciiTheme="majorHAnsi" w:hAnsiTheme="majorHAnsi"/>
        </w:rPr>
        <w:t>A Doctor of Philosophy Undergoing in Annamalai University.</w:t>
      </w:r>
    </w:p>
    <w:p w:rsidR="00AB4993" w:rsidRPr="000056F0" w:rsidRDefault="00AB4993" w:rsidP="00AB4993">
      <w:pPr>
        <w:tabs>
          <w:tab w:val="left" w:pos="2925"/>
        </w:tabs>
        <w:ind w:left="5529" w:hanging="4111"/>
        <w:rPr>
          <w:rFonts w:asciiTheme="majorHAnsi" w:hAnsiTheme="majorHAnsi"/>
        </w:rPr>
      </w:pPr>
      <w:r w:rsidRPr="000056F0">
        <w:rPr>
          <w:rFonts w:asciiTheme="majorHAnsi" w:hAnsiTheme="majorHAnsi"/>
        </w:rPr>
        <w:tab/>
        <w:t xml:space="preserve">Job                                            :  </w:t>
      </w:r>
      <w:r>
        <w:rPr>
          <w:rFonts w:asciiTheme="majorHAnsi" w:hAnsiTheme="majorHAnsi"/>
        </w:rPr>
        <w:t>Working as a</w:t>
      </w:r>
      <w:r w:rsidR="00525DBE">
        <w:rPr>
          <w:rFonts w:asciiTheme="majorHAnsi" w:hAnsiTheme="majorHAnsi"/>
        </w:rPr>
        <w:t>n</w:t>
      </w:r>
      <w:r>
        <w:rPr>
          <w:rFonts w:asciiTheme="majorHAnsi" w:hAnsiTheme="majorHAnsi"/>
        </w:rPr>
        <w:t xml:space="preserve"> Assistant Professor in </w:t>
      </w:r>
      <w:proofErr w:type="spellStart"/>
      <w:r>
        <w:rPr>
          <w:rFonts w:asciiTheme="majorHAnsi" w:hAnsiTheme="majorHAnsi"/>
        </w:rPr>
        <w:t>Shanmuga</w:t>
      </w:r>
      <w:proofErr w:type="spellEnd"/>
      <w:r>
        <w:rPr>
          <w:rFonts w:asciiTheme="majorHAnsi" w:hAnsiTheme="majorHAnsi"/>
        </w:rPr>
        <w:t xml:space="preserve"> Industries Arts &amp; Science College, Tiruvannamalai.</w:t>
      </w:r>
    </w:p>
    <w:p w:rsidR="00AB4993" w:rsidRDefault="00AB4993" w:rsidP="00AB4993">
      <w:pPr>
        <w:tabs>
          <w:tab w:val="left" w:pos="2925"/>
        </w:tabs>
        <w:rPr>
          <w:rFonts w:asciiTheme="majorHAnsi" w:hAnsiTheme="majorHAnsi"/>
        </w:rPr>
      </w:pPr>
      <w:r w:rsidRPr="000056F0">
        <w:rPr>
          <w:rFonts w:asciiTheme="majorHAnsi" w:hAnsiTheme="majorHAnsi"/>
        </w:rPr>
        <w:tab/>
      </w:r>
      <w:r w:rsidRPr="00973810">
        <w:rPr>
          <w:rFonts w:asciiTheme="majorHAnsi" w:hAnsiTheme="majorHAnsi"/>
        </w:rPr>
        <w:t>Marital Status</w:t>
      </w:r>
      <w:r w:rsidRPr="000056F0">
        <w:rPr>
          <w:rFonts w:asciiTheme="majorHAnsi" w:hAnsiTheme="majorHAnsi"/>
        </w:rPr>
        <w:t xml:space="preserve">                       :  </w:t>
      </w:r>
      <w:r>
        <w:rPr>
          <w:rFonts w:asciiTheme="majorHAnsi" w:hAnsiTheme="majorHAnsi"/>
        </w:rPr>
        <w:t>Married</w:t>
      </w:r>
      <w:r w:rsidR="00431ED3">
        <w:rPr>
          <w:rFonts w:asciiTheme="majorHAnsi" w:hAnsiTheme="majorHAnsi"/>
        </w:rPr>
        <w:t>.</w:t>
      </w:r>
    </w:p>
    <w:p w:rsidR="00AB4993" w:rsidRDefault="00AB4993" w:rsidP="00AB4993">
      <w:pPr>
        <w:tabs>
          <w:tab w:val="left" w:pos="2925"/>
        </w:tabs>
        <w:rPr>
          <w:rFonts w:asciiTheme="majorHAnsi" w:hAnsiTheme="majorHAnsi"/>
        </w:rPr>
      </w:pPr>
      <w:r>
        <w:rPr>
          <w:rFonts w:asciiTheme="majorHAnsi" w:hAnsiTheme="majorHAnsi"/>
        </w:rPr>
        <w:tab/>
        <w:t xml:space="preserve">Wife Name                             : </w:t>
      </w:r>
      <w:proofErr w:type="spellStart"/>
      <w:r>
        <w:rPr>
          <w:rFonts w:asciiTheme="majorHAnsi" w:hAnsiTheme="majorHAnsi"/>
        </w:rPr>
        <w:t>Mageswari</w:t>
      </w:r>
      <w:proofErr w:type="spellEnd"/>
    </w:p>
    <w:p w:rsidR="00AB4993" w:rsidRDefault="00AB4993" w:rsidP="00AB4993">
      <w:pPr>
        <w:tabs>
          <w:tab w:val="left" w:pos="2552"/>
          <w:tab w:val="left" w:pos="3119"/>
        </w:tabs>
        <w:spacing w:after="0" w:line="240" w:lineRule="auto"/>
        <w:ind w:left="2977" w:hanging="4417"/>
        <w:rPr>
          <w:rFonts w:asciiTheme="majorHAnsi" w:hAnsiTheme="majorHAnsi"/>
        </w:rPr>
      </w:pPr>
      <w:r>
        <w:rPr>
          <w:rFonts w:asciiTheme="majorHAnsi" w:hAnsiTheme="majorHAnsi"/>
        </w:rPr>
        <w:tab/>
      </w:r>
      <w:r>
        <w:rPr>
          <w:rFonts w:asciiTheme="majorHAnsi" w:hAnsiTheme="majorHAnsi"/>
        </w:rPr>
        <w:tab/>
        <w:t>Child Name</w:t>
      </w:r>
      <w:r>
        <w:rPr>
          <w:rFonts w:asciiTheme="majorHAnsi" w:hAnsiTheme="majorHAnsi"/>
        </w:rPr>
        <w:tab/>
      </w:r>
      <w:r>
        <w:rPr>
          <w:rFonts w:asciiTheme="majorHAnsi" w:hAnsiTheme="majorHAnsi"/>
        </w:rPr>
        <w:tab/>
        <w:t xml:space="preserve">       : 1. </w:t>
      </w:r>
      <w:proofErr w:type="spellStart"/>
      <w:r>
        <w:rPr>
          <w:rFonts w:asciiTheme="majorHAnsi" w:hAnsiTheme="majorHAnsi"/>
        </w:rPr>
        <w:t>Pradeep</w:t>
      </w:r>
      <w:proofErr w:type="spellEnd"/>
      <w:r>
        <w:rPr>
          <w:rFonts w:asciiTheme="majorHAnsi" w:hAnsiTheme="majorHAnsi"/>
        </w:rPr>
        <w:t xml:space="preserve"> (8 Years old)</w:t>
      </w:r>
    </w:p>
    <w:p w:rsidR="00AB4993" w:rsidRDefault="00AB4993" w:rsidP="00AB4993">
      <w:pPr>
        <w:tabs>
          <w:tab w:val="left" w:pos="2552"/>
          <w:tab w:val="left" w:pos="3119"/>
        </w:tabs>
        <w:spacing w:after="0" w:line="240" w:lineRule="auto"/>
        <w:ind w:left="2977" w:hanging="4417"/>
        <w:rPr>
          <w:rFonts w:asciiTheme="majorHAnsi" w:hAnsiTheme="majorHAnsi"/>
        </w:rPr>
      </w:pPr>
    </w:p>
    <w:p w:rsidR="00AB4993" w:rsidRPr="000056F0" w:rsidRDefault="00AB4993" w:rsidP="00AB4993">
      <w:pPr>
        <w:tabs>
          <w:tab w:val="left" w:pos="2552"/>
          <w:tab w:val="left" w:pos="3119"/>
        </w:tabs>
        <w:spacing w:after="0" w:line="240" w:lineRule="auto"/>
        <w:ind w:left="2977" w:hanging="4417"/>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         2. </w:t>
      </w:r>
      <w:proofErr w:type="spellStart"/>
      <w:r>
        <w:rPr>
          <w:rFonts w:asciiTheme="majorHAnsi" w:hAnsiTheme="majorHAnsi"/>
        </w:rPr>
        <w:t>Gokul</w:t>
      </w:r>
      <w:proofErr w:type="spellEnd"/>
      <w:r>
        <w:rPr>
          <w:rFonts w:asciiTheme="majorHAnsi" w:hAnsiTheme="majorHAnsi"/>
        </w:rPr>
        <w:t xml:space="preserve"> (6 Years old)</w:t>
      </w:r>
    </w:p>
    <w:p w:rsidR="00AB4993" w:rsidRDefault="00AB4993" w:rsidP="00AB4993">
      <w:pPr>
        <w:spacing w:after="0"/>
        <w:rPr>
          <w:rFonts w:asciiTheme="majorHAnsi" w:hAnsiTheme="majorHAnsi"/>
          <w:sz w:val="48"/>
          <w:szCs w:val="48"/>
        </w:rPr>
      </w:pPr>
    </w:p>
    <w:p w:rsidR="00AB4993" w:rsidRDefault="00FB711D" w:rsidP="00AB4993">
      <w:pPr>
        <w:rPr>
          <w:rFonts w:asciiTheme="majorHAnsi" w:hAnsiTheme="majorHAnsi"/>
          <w:sz w:val="48"/>
          <w:szCs w:val="48"/>
        </w:rPr>
      </w:pPr>
      <w:r>
        <w:rPr>
          <w:rFonts w:asciiTheme="majorHAnsi" w:hAnsiTheme="majorHAnsi"/>
          <w:noProof/>
          <w:sz w:val="48"/>
          <w:szCs w:val="48"/>
          <w:lang w:eastAsia="en-IN" w:bidi="ta-IN"/>
        </w:rPr>
        <w:pict>
          <v:shape id="AutoShape 201" o:spid="_x0000_s1116" type="#_x0000_t32" style="position:absolute;margin-left:-70.85pt;margin-top:29.15pt;width:587.25pt;height:0;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" strokecolor="#4bacc6 [3208]" strokeweight="2.5pt">
            <v:shadow color="#868686"/>
          </v:shape>
        </w:pict>
      </w:r>
    </w:p>
    <w:p w:rsidR="005F0622" w:rsidRDefault="005F0622" w:rsidP="00F05E1F">
      <w:pPr>
        <w:rPr>
          <w:rFonts w:asciiTheme="majorHAnsi" w:hAnsiTheme="majorHAnsi"/>
          <w:sz w:val="48"/>
          <w:szCs w:val="48"/>
        </w:rPr>
      </w:pPr>
    </w:p>
    <w:p w:rsidR="006D4A2E" w:rsidRDefault="006D4A2E" w:rsidP="00F05E1F">
      <w:pPr>
        <w:rPr>
          <w:rFonts w:asciiTheme="majorHAnsi" w:hAnsiTheme="majorHAnsi"/>
        </w:rPr>
      </w:pPr>
    </w:p>
    <w:p w:rsidR="00F05E1F" w:rsidRDefault="00F05E1F" w:rsidP="00F05E1F">
      <w:pPr>
        <w:rPr>
          <w:rFonts w:asciiTheme="majorHAnsi" w:hAnsiTheme="majorHAnsi"/>
        </w:rPr>
      </w:pPr>
    </w:p>
    <w:p w:rsidR="006E0880" w:rsidRDefault="006E0880" w:rsidP="00F05E1F">
      <w:pPr>
        <w:rPr>
          <w:rFonts w:asciiTheme="majorHAnsi" w:hAnsiTheme="majorHAnsi"/>
        </w:rPr>
      </w:pPr>
    </w:p>
    <w:p w:rsidR="005F0622" w:rsidRDefault="00A47289" w:rsidP="005F0622">
      <w:pPr>
        <w:tabs>
          <w:tab w:val="left" w:pos="2925"/>
        </w:tabs>
        <w:rPr>
          <w:rFonts w:asciiTheme="majorHAnsi" w:hAnsiTheme="majorHAnsi"/>
        </w:rPr>
      </w:pPr>
      <w:r>
        <w:rPr>
          <w:noProof/>
          <w:lang w:eastAsia="en-IN" w:bidi="ta-IN"/>
        </w:rPr>
        <w:drawing>
          <wp:anchor distT="0" distB="0" distL="114300" distR="114300" simplePos="0" relativeHeight="251622912" behindDoc="0" locked="0" layoutInCell="1" allowOverlap="1">
            <wp:simplePos x="0" y="0"/>
            <wp:positionH relativeFrom="column">
              <wp:posOffset>-409575</wp:posOffset>
            </wp:positionH>
            <wp:positionV relativeFrom="paragraph">
              <wp:posOffset>330309</wp:posOffset>
            </wp:positionV>
            <wp:extent cx="1612900" cy="1907628"/>
            <wp:effectExtent l="0" t="0" r="0" b="0"/>
            <wp:wrapNone/>
            <wp:docPr id="205" name="Picture 205" descr="Sakthi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akthivel"/>
                    <pic:cNvPicPr>
                      <a:picLocks noChangeAspect="1" noChangeArrowheads="1"/>
                    </pic:cNvPicPr>
                  </pic:nvPicPr>
                  <pic:blipFill>
                    <a:blip r:embed="rId11"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2900" cy="1907628"/>
                    </a:xfrm>
                    <a:prstGeom prst="rect">
                      <a:avLst/>
                    </a:prstGeom>
                    <a:noFill/>
                  </pic:spPr>
                </pic:pic>
              </a:graphicData>
            </a:graphic>
          </wp:anchor>
        </w:drawing>
      </w:r>
      <w:r w:rsidR="00FB711D">
        <w:rPr>
          <w:rFonts w:asciiTheme="majorHAnsi" w:hAnsiTheme="majorHAnsi"/>
          <w:noProof/>
          <w:lang w:eastAsia="en-IN" w:bidi="ta-IN"/>
        </w:rPr>
        <w:pict>
          <v:shape id="Text Box 157" o:spid="_x0000_s1028" type="#_x0000_t202" style="position:absolute;margin-left:-49.25pt;margin-top:33.95pt;width:26.25pt;height:22.5pt;z-index:251627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" stroked="f">
            <v:textbox>
              <w:txbxContent>
                <w:p w:rsidR="009E47C2" w:rsidRDefault="009E47C2" w:rsidP="007502C7">
                  <w:r>
                    <w:t>3.</w:t>
                  </w:r>
                </w:p>
              </w:txbxContent>
            </v:textbox>
          </v:shape>
        </w:pict>
      </w:r>
      <w:r w:rsidR="00FB711D" w:rsidRPr="00FB711D">
        <w:rPr>
          <w:noProof/>
          <w:lang w:eastAsia="en-IN" w:bidi="ta-IN"/>
        </w:rPr>
        <w:pict>
          <v:shape id="AutoShape 211" o:spid="_x0000_s1115" type="#_x0000_t32" style="position:absolute;margin-left:-68.25pt;margin-top:.3pt;width:587.25pt;height:0;z-index:25165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" strokecolor="#4bacc6 [3208]" strokeweight="2.5pt">
            <v:shadow color="#868686"/>
          </v:shape>
        </w:pict>
      </w:r>
    </w:p>
    <w:p w:rsidR="007502C7" w:rsidRPr="00CA3BE4" w:rsidRDefault="007502C7" w:rsidP="007502C7">
      <w:pPr>
        <w:tabs>
          <w:tab w:val="left" w:pos="2925"/>
        </w:tabs>
        <w:ind w:firstLine="2977"/>
        <w:rPr>
          <w:rFonts w:asciiTheme="majorHAnsi" w:hAnsiTheme="majorHAnsi"/>
          <w:b/>
        </w:rPr>
      </w:pPr>
      <w:r w:rsidRPr="000056F0">
        <w:rPr>
          <w:rFonts w:asciiTheme="majorHAnsi" w:hAnsiTheme="majorHAnsi"/>
        </w:rPr>
        <w:t xml:space="preserve">Name                                       :  </w:t>
      </w:r>
      <w:proofErr w:type="spellStart"/>
      <w:r w:rsidR="00A60EBC">
        <w:rPr>
          <w:rFonts w:asciiTheme="majorHAnsi" w:hAnsiTheme="majorHAnsi"/>
          <w:b/>
        </w:rPr>
        <w:t>Sakthivel</w:t>
      </w:r>
      <w:proofErr w:type="spellEnd"/>
      <w:r w:rsidR="00A60EBC">
        <w:rPr>
          <w:rFonts w:asciiTheme="majorHAnsi" w:hAnsiTheme="majorHAnsi"/>
          <w:b/>
        </w:rPr>
        <w:t xml:space="preserve"> R</w:t>
      </w:r>
    </w:p>
    <w:p w:rsidR="007502C7" w:rsidRPr="000056F0" w:rsidRDefault="007502C7" w:rsidP="007502C7">
      <w:pPr>
        <w:tabs>
          <w:tab w:val="left" w:pos="2925"/>
        </w:tabs>
        <w:ind w:left="5529" w:hanging="5529"/>
        <w:rPr>
          <w:rFonts w:asciiTheme="majorHAnsi" w:hAnsiTheme="majorHAnsi"/>
        </w:rPr>
      </w:pPr>
      <w:r w:rsidRPr="000056F0">
        <w:rPr>
          <w:rFonts w:asciiTheme="majorHAnsi" w:hAnsiTheme="majorHAnsi"/>
        </w:rPr>
        <w:tab/>
        <w:t xml:space="preserve">Address                                   :  </w:t>
      </w:r>
      <w:r w:rsidR="00A60EBC">
        <w:rPr>
          <w:rFonts w:asciiTheme="majorHAnsi" w:hAnsiTheme="majorHAnsi"/>
        </w:rPr>
        <w:t xml:space="preserve">No.101, </w:t>
      </w:r>
      <w:proofErr w:type="spellStart"/>
      <w:r w:rsidR="00A60EBC">
        <w:rPr>
          <w:rFonts w:asciiTheme="majorHAnsi" w:hAnsiTheme="majorHAnsi"/>
        </w:rPr>
        <w:t>Kananthampoo</w:t>
      </w:r>
      <w:r w:rsidR="006D4A2E">
        <w:rPr>
          <w:rFonts w:asciiTheme="majorHAnsi" w:hAnsiTheme="majorHAnsi"/>
        </w:rPr>
        <w:t>ndi</w:t>
      </w:r>
      <w:proofErr w:type="spellEnd"/>
      <w:r w:rsidR="006D4A2E">
        <w:rPr>
          <w:rFonts w:asciiTheme="majorHAnsi" w:hAnsiTheme="majorHAnsi"/>
        </w:rPr>
        <w:t xml:space="preserve"> Village, </w:t>
      </w:r>
      <w:proofErr w:type="spellStart"/>
      <w:r w:rsidR="006D4A2E">
        <w:rPr>
          <w:rFonts w:asciiTheme="majorHAnsi" w:hAnsiTheme="majorHAnsi"/>
        </w:rPr>
        <w:t>Pandithapattu</w:t>
      </w:r>
      <w:proofErr w:type="spellEnd"/>
      <w:r w:rsidR="006D4A2E">
        <w:rPr>
          <w:rFonts w:asciiTheme="majorHAnsi" w:hAnsiTheme="majorHAnsi"/>
        </w:rPr>
        <w:t xml:space="preserve"> Post, Tiruvannamalai.</w:t>
      </w:r>
    </w:p>
    <w:p w:rsidR="007502C7" w:rsidRPr="000056F0" w:rsidRDefault="007502C7" w:rsidP="007502C7">
      <w:pPr>
        <w:tabs>
          <w:tab w:val="left" w:pos="2925"/>
        </w:tabs>
        <w:rPr>
          <w:rFonts w:asciiTheme="majorHAnsi" w:hAnsiTheme="majorHAnsi"/>
          <w:b/>
        </w:rPr>
      </w:pPr>
      <w:r w:rsidRPr="000056F0">
        <w:rPr>
          <w:rFonts w:asciiTheme="majorHAnsi" w:hAnsiTheme="majorHAnsi"/>
        </w:rPr>
        <w:tab/>
        <w:t xml:space="preserve">Village                                     :  </w:t>
      </w:r>
      <w:r w:rsidR="00A60EBC">
        <w:rPr>
          <w:rFonts w:asciiTheme="majorHAnsi" w:hAnsiTheme="majorHAnsi"/>
          <w:b/>
        </w:rPr>
        <w:t>KANANTHAMPOONDI</w:t>
      </w:r>
    </w:p>
    <w:p w:rsidR="007502C7" w:rsidRPr="000056F0" w:rsidRDefault="007502C7" w:rsidP="007502C7">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w:t>
      </w:r>
      <w:r w:rsidRPr="002C21D0">
        <w:rPr>
          <w:rFonts w:asciiTheme="majorHAnsi" w:hAnsiTheme="majorHAnsi"/>
          <w:highlight w:val="yellow"/>
        </w:rPr>
        <w:t xml:space="preserve">Sponsorship             :  </w:t>
      </w:r>
      <w:r w:rsidR="005747CE" w:rsidRPr="002C21D0">
        <w:rPr>
          <w:rFonts w:asciiTheme="majorHAnsi" w:hAnsiTheme="majorHAnsi"/>
          <w:highlight w:val="yellow"/>
        </w:rPr>
        <w:t>1987-1999, 12 Years Schooling</w:t>
      </w:r>
    </w:p>
    <w:p w:rsidR="007502C7" w:rsidRPr="000056F0" w:rsidRDefault="007502C7" w:rsidP="007502C7">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w:t>
      </w:r>
      <w:r w:rsidRPr="002C21D0">
        <w:rPr>
          <w:rFonts w:asciiTheme="majorHAnsi" w:hAnsiTheme="majorHAnsi"/>
          <w:highlight w:val="yellow"/>
        </w:rPr>
        <w:t xml:space="preserve">PTP                             :  </w:t>
      </w:r>
      <w:r w:rsidR="005747CE" w:rsidRPr="002C21D0">
        <w:rPr>
          <w:rFonts w:asciiTheme="majorHAnsi" w:hAnsiTheme="majorHAnsi"/>
          <w:highlight w:val="yellow"/>
        </w:rPr>
        <w:t>2005-2006, 1 Year College</w:t>
      </w:r>
    </w:p>
    <w:p w:rsidR="007502C7" w:rsidRPr="000056F0" w:rsidRDefault="007502C7" w:rsidP="007502C7">
      <w:pPr>
        <w:ind w:left="5529" w:hanging="2977"/>
        <w:rPr>
          <w:rFonts w:asciiTheme="majorHAnsi" w:hAnsiTheme="majorHAnsi"/>
        </w:rPr>
      </w:pPr>
      <w:r w:rsidRPr="000056F0">
        <w:rPr>
          <w:rFonts w:asciiTheme="majorHAnsi" w:hAnsiTheme="majorHAnsi"/>
        </w:rPr>
        <w:t xml:space="preserve">        School                                     </w:t>
      </w:r>
      <w:r w:rsidR="005D7756">
        <w:rPr>
          <w:rFonts w:asciiTheme="majorHAnsi" w:hAnsiTheme="majorHAnsi"/>
        </w:rPr>
        <w:t xml:space="preserve">:  Sri </w:t>
      </w:r>
      <w:proofErr w:type="spellStart"/>
      <w:r w:rsidR="005D7756">
        <w:rPr>
          <w:rFonts w:asciiTheme="majorHAnsi" w:hAnsiTheme="majorHAnsi"/>
        </w:rPr>
        <w:t>Ramana</w:t>
      </w:r>
      <w:proofErr w:type="spellEnd"/>
      <w:r w:rsidR="005D7756">
        <w:rPr>
          <w:rFonts w:asciiTheme="majorHAnsi" w:hAnsiTheme="majorHAnsi"/>
        </w:rPr>
        <w:t xml:space="preserve"> Mahari</w:t>
      </w:r>
      <w:r w:rsidRPr="000056F0">
        <w:rPr>
          <w:rFonts w:asciiTheme="majorHAnsi" w:hAnsiTheme="majorHAnsi"/>
        </w:rPr>
        <w:t>shi Matriculation Higher secondary school.</w:t>
      </w:r>
    </w:p>
    <w:p w:rsidR="007502C7" w:rsidRPr="000056F0" w:rsidRDefault="007502C7" w:rsidP="007502C7">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  </w:t>
      </w:r>
      <w:r w:rsidR="005747CE">
        <w:rPr>
          <w:rFonts w:asciiTheme="majorHAnsi" w:hAnsiTheme="majorHAnsi"/>
        </w:rPr>
        <w:t xml:space="preserve">Bachelor of Maths in Govt. Arts &amp; Science College, </w:t>
      </w:r>
      <w:r w:rsidR="00E26382">
        <w:rPr>
          <w:rFonts w:asciiTheme="majorHAnsi" w:hAnsiTheme="majorHAnsi"/>
        </w:rPr>
        <w:t xml:space="preserve">Bachelor of Education, </w:t>
      </w:r>
      <w:r w:rsidR="005747CE">
        <w:rPr>
          <w:rFonts w:asciiTheme="majorHAnsi" w:hAnsiTheme="majorHAnsi"/>
        </w:rPr>
        <w:t>Master of Maths and Master of philosophy in Presidency College.</w:t>
      </w:r>
      <w:r w:rsidR="00E26382">
        <w:rPr>
          <w:rFonts w:asciiTheme="majorHAnsi" w:hAnsiTheme="majorHAnsi"/>
        </w:rPr>
        <w:t xml:space="preserve"> </w:t>
      </w:r>
    </w:p>
    <w:p w:rsidR="007502C7" w:rsidRDefault="007502C7" w:rsidP="006E0880">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t>
      </w:r>
      <w:r w:rsidR="006E0880">
        <w:rPr>
          <w:rFonts w:asciiTheme="majorHAnsi" w:hAnsiTheme="majorHAnsi"/>
        </w:rPr>
        <w:t xml:space="preserve">Working as </w:t>
      </w:r>
      <w:proofErr w:type="gramStart"/>
      <w:r w:rsidR="006E0880">
        <w:rPr>
          <w:rFonts w:asciiTheme="majorHAnsi" w:hAnsiTheme="majorHAnsi"/>
        </w:rPr>
        <w:t>a</w:t>
      </w:r>
      <w:r w:rsidR="00525DBE">
        <w:rPr>
          <w:rFonts w:asciiTheme="majorHAnsi" w:hAnsiTheme="majorHAnsi"/>
        </w:rPr>
        <w:t>n</w:t>
      </w:r>
      <w:proofErr w:type="gramEnd"/>
      <w:r w:rsidR="006E0880">
        <w:rPr>
          <w:rFonts w:asciiTheme="majorHAnsi" w:hAnsiTheme="majorHAnsi"/>
        </w:rPr>
        <w:t xml:space="preserve"> BT Assistant in Government High school, </w:t>
      </w:r>
      <w:proofErr w:type="spellStart"/>
      <w:r w:rsidR="006E0880">
        <w:rPr>
          <w:rFonts w:asciiTheme="majorHAnsi" w:hAnsiTheme="majorHAnsi"/>
        </w:rPr>
        <w:t>Devanur</w:t>
      </w:r>
      <w:proofErr w:type="spellEnd"/>
      <w:r w:rsidR="006E0880">
        <w:rPr>
          <w:rFonts w:asciiTheme="majorHAnsi" w:hAnsiTheme="majorHAnsi"/>
        </w:rPr>
        <w:t>.</w:t>
      </w:r>
    </w:p>
    <w:p w:rsidR="005747CE" w:rsidRDefault="007502C7" w:rsidP="007502C7">
      <w:pPr>
        <w:tabs>
          <w:tab w:val="left" w:pos="2925"/>
        </w:tabs>
        <w:rPr>
          <w:rFonts w:asciiTheme="majorHAnsi" w:hAnsiTheme="majorHAnsi"/>
        </w:rPr>
      </w:pPr>
      <w:r w:rsidRPr="000056F0">
        <w:rPr>
          <w:rFonts w:asciiTheme="majorHAnsi" w:hAnsiTheme="majorHAnsi"/>
        </w:rPr>
        <w:tab/>
      </w:r>
      <w:r>
        <w:rPr>
          <w:rFonts w:asciiTheme="majorHAnsi" w:hAnsiTheme="majorHAnsi"/>
        </w:rPr>
        <w:t>Marital</w:t>
      </w:r>
      <w:r w:rsidRPr="000056F0">
        <w:rPr>
          <w:rFonts w:asciiTheme="majorHAnsi" w:hAnsiTheme="majorHAnsi"/>
        </w:rPr>
        <w:t xml:space="preserve"> Status                      </w:t>
      </w:r>
      <w:r>
        <w:rPr>
          <w:rFonts w:asciiTheme="majorHAnsi" w:hAnsiTheme="majorHAnsi"/>
        </w:rPr>
        <w:t xml:space="preserve"> </w:t>
      </w:r>
      <w:r w:rsidR="005747CE">
        <w:rPr>
          <w:rFonts w:asciiTheme="majorHAnsi" w:hAnsiTheme="majorHAnsi"/>
        </w:rPr>
        <w:t>:  M</w:t>
      </w:r>
      <w:r w:rsidRPr="000056F0">
        <w:rPr>
          <w:rFonts w:asciiTheme="majorHAnsi" w:hAnsiTheme="majorHAnsi"/>
        </w:rPr>
        <w:t>arried.</w:t>
      </w:r>
    </w:p>
    <w:p w:rsidR="005747CE" w:rsidRDefault="005747CE" w:rsidP="007502C7">
      <w:pPr>
        <w:tabs>
          <w:tab w:val="left" w:pos="2925"/>
        </w:tabs>
        <w:rPr>
          <w:rFonts w:asciiTheme="majorHAnsi" w:hAnsiTheme="majorHAnsi"/>
        </w:rPr>
      </w:pPr>
      <w:r>
        <w:rPr>
          <w:rFonts w:asciiTheme="majorHAnsi" w:hAnsiTheme="majorHAnsi"/>
        </w:rPr>
        <w:tab/>
        <w:t>Wife Name</w:t>
      </w:r>
      <w:r>
        <w:rPr>
          <w:rFonts w:asciiTheme="majorHAnsi" w:hAnsiTheme="majorHAnsi"/>
        </w:rPr>
        <w:tab/>
      </w:r>
      <w:r>
        <w:rPr>
          <w:rFonts w:asciiTheme="majorHAnsi" w:hAnsiTheme="majorHAnsi"/>
        </w:rPr>
        <w:tab/>
        <w:t xml:space="preserve">       : K.P. </w:t>
      </w:r>
      <w:proofErr w:type="spellStart"/>
      <w:r>
        <w:rPr>
          <w:rFonts w:asciiTheme="majorHAnsi" w:hAnsiTheme="majorHAnsi"/>
        </w:rPr>
        <w:t>Shanmuga</w:t>
      </w:r>
      <w:proofErr w:type="spellEnd"/>
      <w:r>
        <w:rPr>
          <w:rFonts w:asciiTheme="majorHAnsi" w:hAnsiTheme="majorHAnsi"/>
        </w:rPr>
        <w:t xml:space="preserve"> </w:t>
      </w:r>
      <w:proofErr w:type="spellStart"/>
      <w:r>
        <w:rPr>
          <w:rFonts w:asciiTheme="majorHAnsi" w:hAnsiTheme="majorHAnsi"/>
        </w:rPr>
        <w:t>Priya</w:t>
      </w:r>
      <w:proofErr w:type="spellEnd"/>
    </w:p>
    <w:p w:rsidR="005747CE" w:rsidRDefault="005747CE" w:rsidP="007502C7">
      <w:pPr>
        <w:tabs>
          <w:tab w:val="left" w:pos="2925"/>
        </w:tabs>
        <w:rPr>
          <w:rFonts w:asciiTheme="majorHAnsi" w:hAnsiTheme="majorHAnsi"/>
        </w:rPr>
      </w:pPr>
      <w:r>
        <w:rPr>
          <w:rFonts w:asciiTheme="majorHAnsi" w:hAnsiTheme="majorHAnsi"/>
        </w:rPr>
        <w:tab/>
      </w:r>
      <w:r w:rsidR="005D7756">
        <w:rPr>
          <w:rFonts w:asciiTheme="majorHAnsi" w:hAnsiTheme="majorHAnsi"/>
        </w:rPr>
        <w:t>Child Name</w:t>
      </w:r>
      <w:r w:rsidR="005D7756">
        <w:rPr>
          <w:rFonts w:asciiTheme="majorHAnsi" w:hAnsiTheme="majorHAnsi"/>
        </w:rPr>
        <w:tab/>
      </w:r>
      <w:r w:rsidR="005D7756">
        <w:rPr>
          <w:rFonts w:asciiTheme="majorHAnsi" w:hAnsiTheme="majorHAnsi"/>
        </w:rPr>
        <w:tab/>
        <w:t xml:space="preserve">       : S.S </w:t>
      </w:r>
      <w:proofErr w:type="spellStart"/>
      <w:r w:rsidR="005D7756">
        <w:rPr>
          <w:rFonts w:asciiTheme="majorHAnsi" w:hAnsiTheme="majorHAnsi"/>
        </w:rPr>
        <w:t>Dhanuja</w:t>
      </w:r>
      <w:proofErr w:type="spellEnd"/>
      <w:r w:rsidR="005D7756">
        <w:rPr>
          <w:rFonts w:asciiTheme="majorHAnsi" w:hAnsiTheme="majorHAnsi"/>
        </w:rPr>
        <w:t xml:space="preserve"> </w:t>
      </w:r>
      <w:proofErr w:type="spellStart"/>
      <w:r w:rsidR="005D7756">
        <w:rPr>
          <w:rFonts w:asciiTheme="majorHAnsi" w:hAnsiTheme="majorHAnsi"/>
        </w:rPr>
        <w:t>Jayasri</w:t>
      </w:r>
      <w:proofErr w:type="spellEnd"/>
      <w:r w:rsidR="005D7756">
        <w:rPr>
          <w:rFonts w:asciiTheme="majorHAnsi" w:hAnsiTheme="majorHAnsi"/>
        </w:rPr>
        <w:t xml:space="preserve"> (3yrs old)</w:t>
      </w:r>
    </w:p>
    <w:p w:rsidR="007502C7" w:rsidRDefault="007502C7" w:rsidP="007502C7">
      <w:pPr>
        <w:tabs>
          <w:tab w:val="left" w:pos="2925"/>
        </w:tabs>
        <w:rPr>
          <w:rFonts w:asciiTheme="majorHAnsi" w:hAnsiTheme="majorHAnsi"/>
        </w:rPr>
      </w:pPr>
    </w:p>
    <w:p w:rsidR="007502C7" w:rsidRPr="000056F0" w:rsidRDefault="00FB711D" w:rsidP="007502C7">
      <w:pPr>
        <w:tabs>
          <w:tab w:val="left" w:pos="2925"/>
        </w:tabs>
        <w:rPr>
          <w:rFonts w:asciiTheme="majorHAnsi" w:hAnsiTheme="majorHAnsi"/>
        </w:rPr>
      </w:pPr>
      <w:r>
        <w:rPr>
          <w:rFonts w:asciiTheme="majorHAnsi" w:hAnsiTheme="majorHAnsi"/>
          <w:noProof/>
          <w:lang w:eastAsia="en-IN" w:bidi="ta-IN"/>
        </w:rPr>
        <w:pict>
          <v:shape id="AutoShape 156" o:spid="_x0000_s1114" type="#_x0000_t32" style="position:absolute;margin-left:-72.75pt;margin-top:20.3pt;width:587.25pt;height:0;z-index:25162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" strokecolor="#4bacc6 [3208]" strokeweight="2.5pt">
            <v:shadow color="#868686"/>
          </v:shape>
        </w:pict>
      </w:r>
    </w:p>
    <w:p w:rsidR="00957EEA" w:rsidRDefault="00957EEA" w:rsidP="008F0588">
      <w:pPr>
        <w:rPr>
          <w:rFonts w:asciiTheme="majorHAnsi" w:hAnsiTheme="majorHAnsi"/>
          <w:sz w:val="48"/>
          <w:szCs w:val="48"/>
        </w:rPr>
      </w:pPr>
    </w:p>
    <w:p w:rsidR="00957EEA" w:rsidRDefault="00957EEA" w:rsidP="008F0588">
      <w:pPr>
        <w:rPr>
          <w:rFonts w:asciiTheme="majorHAnsi" w:hAnsiTheme="majorHAnsi"/>
          <w:sz w:val="48"/>
          <w:szCs w:val="48"/>
        </w:rPr>
      </w:pPr>
    </w:p>
    <w:p w:rsidR="00957EEA" w:rsidRDefault="00957EEA" w:rsidP="008F0588">
      <w:pPr>
        <w:rPr>
          <w:rFonts w:asciiTheme="majorHAnsi" w:hAnsiTheme="majorHAnsi"/>
          <w:sz w:val="48"/>
          <w:szCs w:val="48"/>
        </w:rPr>
      </w:pPr>
    </w:p>
    <w:p w:rsidR="00957EEA" w:rsidRDefault="00957EEA" w:rsidP="008F0588">
      <w:pPr>
        <w:rPr>
          <w:rFonts w:asciiTheme="majorHAnsi" w:hAnsiTheme="majorHAnsi"/>
          <w:sz w:val="48"/>
          <w:szCs w:val="48"/>
        </w:rPr>
      </w:pPr>
    </w:p>
    <w:p w:rsidR="00F33754" w:rsidRDefault="00F33754" w:rsidP="00F33754">
      <w:pPr>
        <w:tabs>
          <w:tab w:val="left" w:pos="2925"/>
        </w:tabs>
        <w:rPr>
          <w:rFonts w:asciiTheme="majorHAnsi" w:hAnsiTheme="majorHAnsi"/>
        </w:rPr>
      </w:pPr>
    </w:p>
    <w:p w:rsidR="005F0622" w:rsidRDefault="005F0622" w:rsidP="00F33754">
      <w:pPr>
        <w:tabs>
          <w:tab w:val="left" w:pos="2925"/>
        </w:tabs>
        <w:rPr>
          <w:rFonts w:asciiTheme="majorHAnsi" w:hAnsiTheme="majorHAnsi"/>
        </w:rPr>
      </w:pPr>
    </w:p>
    <w:p w:rsidR="00F33754" w:rsidRDefault="00704E46" w:rsidP="00F33754">
      <w:pPr>
        <w:tabs>
          <w:tab w:val="left" w:pos="2925"/>
        </w:tabs>
        <w:rPr>
          <w:rFonts w:asciiTheme="majorHAnsi" w:hAnsiTheme="majorHAnsi"/>
        </w:rPr>
      </w:pPr>
      <w:r>
        <w:rPr>
          <w:noProof/>
          <w:lang w:eastAsia="en-IN" w:bidi="ta-IN"/>
        </w:rPr>
        <w:lastRenderedPageBreak/>
        <w:drawing>
          <wp:anchor distT="0" distB="0" distL="114300" distR="114300" simplePos="0" relativeHeight="251593216" behindDoc="0" locked="0" layoutInCell="1" allowOverlap="1">
            <wp:simplePos x="0" y="0"/>
            <wp:positionH relativeFrom="column">
              <wp:posOffset>-394138</wp:posOffset>
            </wp:positionH>
            <wp:positionV relativeFrom="paragraph">
              <wp:posOffset>425669</wp:posOffset>
            </wp:positionV>
            <wp:extent cx="1529255" cy="1944149"/>
            <wp:effectExtent l="0" t="0" r="0" b="0"/>
            <wp:wrapNone/>
            <wp:docPr id="189" name="Picture 189" descr="img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g508"/>
                    <pic:cNvPicPr>
                      <a:picLocks noChangeAspect="1" noChangeArrowheads="1"/>
                    </pic:cNvPicPr>
                  </pic:nvPicPr>
                  <pic:blipFill>
                    <a:blip r:embed="rId12"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9392" cy="1957037"/>
                    </a:xfrm>
                    <a:prstGeom prst="rect">
                      <a:avLst/>
                    </a:prstGeom>
                    <a:noFill/>
                  </pic:spPr>
                </pic:pic>
              </a:graphicData>
            </a:graphic>
          </wp:anchor>
        </w:drawing>
      </w:r>
      <w:r w:rsidR="00FB711D">
        <w:rPr>
          <w:rFonts w:asciiTheme="majorHAnsi" w:hAnsiTheme="majorHAnsi"/>
          <w:noProof/>
          <w:lang w:eastAsia="en-IN" w:bidi="ta-IN"/>
        </w:rPr>
        <w:pict>
          <v:shape id="Text Box 161" o:spid="_x0000_s1029" type="#_x0000_t202" style="position:absolute;margin-left:-54.25pt;margin-top:34pt;width:26.25pt;height:22.5pt;z-index:251628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" stroked="f">
            <v:textbox>
              <w:txbxContent>
                <w:p w:rsidR="009E47C2" w:rsidRDefault="009E47C2" w:rsidP="00F33754">
                  <w:r>
                    <w:t>4.</w:t>
                  </w:r>
                </w:p>
              </w:txbxContent>
            </v:textbox>
          </v:shape>
        </w:pict>
      </w:r>
      <w:r w:rsidR="00FB711D">
        <w:rPr>
          <w:rFonts w:asciiTheme="majorHAnsi" w:hAnsiTheme="majorHAnsi"/>
          <w:noProof/>
          <w:lang w:eastAsia="en-IN" w:bidi="ta-IN"/>
        </w:rPr>
        <w:pict>
          <v:shape id="AutoShape 163" o:spid="_x0000_s1113" type="#_x0000_t32" style="position:absolute;margin-left:-59.05pt;margin-top:10.1pt;width:587.25pt;height:0;z-index:251629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" strokecolor="#4bacc6 [3208]" strokeweight="2.5pt">
            <v:shadow color="#868686"/>
          </v:shape>
        </w:pict>
      </w:r>
    </w:p>
    <w:p w:rsidR="00F33754" w:rsidRPr="00CA3BE4" w:rsidRDefault="00F33754" w:rsidP="00F33754">
      <w:pPr>
        <w:tabs>
          <w:tab w:val="left" w:pos="2925"/>
        </w:tabs>
        <w:ind w:firstLine="2977"/>
        <w:rPr>
          <w:rFonts w:asciiTheme="majorHAnsi" w:hAnsiTheme="majorHAnsi"/>
          <w:b/>
        </w:rPr>
      </w:pPr>
      <w:r w:rsidRPr="000056F0">
        <w:rPr>
          <w:rFonts w:asciiTheme="majorHAnsi" w:hAnsiTheme="majorHAnsi"/>
        </w:rPr>
        <w:t xml:space="preserve">Name                                       :  </w:t>
      </w:r>
      <w:proofErr w:type="spellStart"/>
      <w:r>
        <w:rPr>
          <w:rFonts w:asciiTheme="majorHAnsi" w:hAnsiTheme="majorHAnsi"/>
          <w:b/>
        </w:rPr>
        <w:t>Vinoba</w:t>
      </w:r>
      <w:proofErr w:type="spellEnd"/>
      <w:r>
        <w:rPr>
          <w:rFonts w:asciiTheme="majorHAnsi" w:hAnsiTheme="majorHAnsi"/>
          <w:b/>
        </w:rPr>
        <w:t xml:space="preserve"> D</w:t>
      </w:r>
    </w:p>
    <w:p w:rsidR="00F33754" w:rsidRPr="000056F0" w:rsidRDefault="00F33754" w:rsidP="00F33754">
      <w:pPr>
        <w:tabs>
          <w:tab w:val="left" w:pos="2925"/>
        </w:tabs>
        <w:ind w:left="5529" w:hanging="5529"/>
        <w:rPr>
          <w:rFonts w:asciiTheme="majorHAnsi" w:hAnsiTheme="majorHAnsi"/>
        </w:rPr>
      </w:pPr>
      <w:r w:rsidRPr="000056F0">
        <w:rPr>
          <w:rFonts w:asciiTheme="majorHAnsi" w:hAnsiTheme="majorHAnsi"/>
        </w:rPr>
        <w:tab/>
        <w:t xml:space="preserve">Address                                   :  </w:t>
      </w:r>
      <w:proofErr w:type="spellStart"/>
      <w:r>
        <w:rPr>
          <w:rFonts w:asciiTheme="majorHAnsi" w:hAnsiTheme="majorHAnsi"/>
        </w:rPr>
        <w:t>Kananthampoo</w:t>
      </w:r>
      <w:r w:rsidR="002F4A96">
        <w:rPr>
          <w:rFonts w:asciiTheme="majorHAnsi" w:hAnsiTheme="majorHAnsi"/>
        </w:rPr>
        <w:t>ndi</w:t>
      </w:r>
      <w:proofErr w:type="spellEnd"/>
      <w:r w:rsidR="002F4A96">
        <w:rPr>
          <w:rFonts w:asciiTheme="majorHAnsi" w:hAnsiTheme="majorHAnsi"/>
        </w:rPr>
        <w:t xml:space="preserve"> Village, </w:t>
      </w:r>
      <w:proofErr w:type="spellStart"/>
      <w:r w:rsidR="002F4A96">
        <w:rPr>
          <w:rFonts w:asciiTheme="majorHAnsi" w:hAnsiTheme="majorHAnsi"/>
        </w:rPr>
        <w:t>Pandithapattu</w:t>
      </w:r>
      <w:proofErr w:type="spellEnd"/>
      <w:r w:rsidR="002F4A96">
        <w:rPr>
          <w:rFonts w:asciiTheme="majorHAnsi" w:hAnsiTheme="majorHAnsi"/>
        </w:rPr>
        <w:t xml:space="preserve"> Post,</w:t>
      </w:r>
      <w:r w:rsidR="006D4A2E">
        <w:rPr>
          <w:rFonts w:asciiTheme="majorHAnsi" w:hAnsiTheme="majorHAnsi"/>
        </w:rPr>
        <w:t xml:space="preserve"> Tiruvannamalai.</w:t>
      </w:r>
    </w:p>
    <w:p w:rsidR="00F33754" w:rsidRPr="000056F0" w:rsidRDefault="00F33754" w:rsidP="00F33754">
      <w:pPr>
        <w:tabs>
          <w:tab w:val="left" w:pos="2925"/>
        </w:tabs>
        <w:rPr>
          <w:rFonts w:asciiTheme="majorHAnsi" w:hAnsiTheme="majorHAnsi"/>
          <w:b/>
        </w:rPr>
      </w:pPr>
      <w:r w:rsidRPr="000056F0">
        <w:rPr>
          <w:rFonts w:asciiTheme="majorHAnsi" w:hAnsiTheme="majorHAnsi"/>
        </w:rPr>
        <w:tab/>
        <w:t xml:space="preserve">Village                                     :  </w:t>
      </w:r>
      <w:r>
        <w:rPr>
          <w:rFonts w:asciiTheme="majorHAnsi" w:hAnsiTheme="majorHAnsi"/>
          <w:b/>
        </w:rPr>
        <w:t>KANANTHAMPOONDI</w:t>
      </w:r>
    </w:p>
    <w:p w:rsidR="00F33754" w:rsidRPr="000056F0" w:rsidRDefault="00F33754" w:rsidP="00F33754">
      <w:pPr>
        <w:tabs>
          <w:tab w:val="left" w:pos="2925"/>
        </w:tabs>
        <w:rPr>
          <w:rFonts w:asciiTheme="majorHAnsi" w:hAnsiTheme="majorHAnsi"/>
        </w:rPr>
      </w:pPr>
      <w:r w:rsidRPr="000056F0">
        <w:rPr>
          <w:rFonts w:asciiTheme="majorHAnsi" w:hAnsiTheme="majorHAnsi"/>
        </w:rPr>
        <w:tab/>
      </w:r>
      <w:r w:rsidRPr="00D1509E">
        <w:rPr>
          <w:rFonts w:asciiTheme="majorHAnsi" w:hAnsiTheme="majorHAnsi"/>
          <w:highlight w:val="yellow"/>
        </w:rPr>
        <w:t>Under Sponsorship             :  1990-2002, 12 Years Schooling</w:t>
      </w:r>
    </w:p>
    <w:p w:rsidR="00F33754" w:rsidRPr="000056F0" w:rsidRDefault="00F33754" w:rsidP="00F33754">
      <w:pPr>
        <w:tabs>
          <w:tab w:val="left" w:pos="2925"/>
        </w:tabs>
        <w:rPr>
          <w:rFonts w:asciiTheme="majorHAnsi" w:hAnsiTheme="majorHAnsi"/>
        </w:rPr>
      </w:pPr>
      <w:r w:rsidRPr="000056F0">
        <w:rPr>
          <w:rFonts w:asciiTheme="majorHAnsi" w:hAnsiTheme="majorHAnsi"/>
        </w:rPr>
        <w:tab/>
      </w:r>
      <w:r w:rsidRPr="00D1509E">
        <w:rPr>
          <w:rFonts w:asciiTheme="majorHAnsi" w:hAnsiTheme="majorHAnsi"/>
          <w:highlight w:val="yellow"/>
        </w:rPr>
        <w:t>Under PTP                             :  2002-2005, 3 Year College</w:t>
      </w:r>
    </w:p>
    <w:p w:rsidR="00F33754" w:rsidRPr="000056F0" w:rsidRDefault="00F33754" w:rsidP="00F33754">
      <w:pPr>
        <w:ind w:left="5529" w:hanging="2977"/>
        <w:rPr>
          <w:rFonts w:asciiTheme="majorHAnsi" w:hAnsiTheme="majorHAnsi"/>
        </w:rPr>
      </w:pPr>
      <w:r w:rsidRPr="000056F0">
        <w:rPr>
          <w:rFonts w:asciiTheme="majorHAnsi" w:hAnsiTheme="majorHAnsi"/>
        </w:rPr>
        <w:t xml:space="preserve">        School                                     </w:t>
      </w:r>
      <w:r>
        <w:rPr>
          <w:rFonts w:asciiTheme="majorHAnsi" w:hAnsiTheme="majorHAnsi"/>
        </w:rPr>
        <w:t xml:space="preserve">:  Sri </w:t>
      </w:r>
      <w:proofErr w:type="spellStart"/>
      <w:r>
        <w:rPr>
          <w:rFonts w:asciiTheme="majorHAnsi" w:hAnsiTheme="majorHAnsi"/>
        </w:rPr>
        <w:t>Ramana</w:t>
      </w:r>
      <w:proofErr w:type="spellEnd"/>
      <w:r>
        <w:rPr>
          <w:rFonts w:asciiTheme="majorHAnsi" w:hAnsiTheme="majorHAnsi"/>
        </w:rPr>
        <w:t xml:space="preserve"> Mahari</w:t>
      </w:r>
      <w:r w:rsidRPr="000056F0">
        <w:rPr>
          <w:rFonts w:asciiTheme="majorHAnsi" w:hAnsiTheme="majorHAnsi"/>
        </w:rPr>
        <w:t>shi Matriculation Higher secondary school.</w:t>
      </w:r>
    </w:p>
    <w:p w:rsidR="00F33754" w:rsidRPr="000056F0" w:rsidRDefault="00F33754" w:rsidP="00F33754">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  Bachelor of Maths in Madras University, Master of Maths in Annamalai University, Bachelor of Education(maths) in </w:t>
      </w:r>
      <w:proofErr w:type="spellStart"/>
      <w:r>
        <w:rPr>
          <w:rFonts w:asciiTheme="majorHAnsi" w:hAnsiTheme="majorHAnsi"/>
        </w:rPr>
        <w:t>Arunachala</w:t>
      </w:r>
      <w:proofErr w:type="spellEnd"/>
      <w:r>
        <w:rPr>
          <w:rFonts w:asciiTheme="majorHAnsi" w:hAnsiTheme="majorHAnsi"/>
        </w:rPr>
        <w:t xml:space="preserve"> College of Education, Master of philosophy in </w:t>
      </w:r>
      <w:proofErr w:type="spellStart"/>
      <w:r>
        <w:rPr>
          <w:rFonts w:asciiTheme="majorHAnsi" w:hAnsiTheme="majorHAnsi"/>
        </w:rPr>
        <w:t>Thiruvalluvar</w:t>
      </w:r>
      <w:proofErr w:type="spellEnd"/>
      <w:r>
        <w:rPr>
          <w:rFonts w:asciiTheme="majorHAnsi" w:hAnsiTheme="majorHAnsi"/>
        </w:rPr>
        <w:t xml:space="preserve"> University.</w:t>
      </w:r>
    </w:p>
    <w:p w:rsidR="00F33754" w:rsidRDefault="00F33754" w:rsidP="00105D1D">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t>
      </w:r>
      <w:r w:rsidR="00105D1D">
        <w:rPr>
          <w:rFonts w:asciiTheme="majorHAnsi" w:hAnsiTheme="majorHAnsi"/>
        </w:rPr>
        <w:t>Working as a</w:t>
      </w:r>
      <w:r w:rsidR="00525DBE">
        <w:rPr>
          <w:rFonts w:asciiTheme="majorHAnsi" w:hAnsiTheme="majorHAnsi"/>
        </w:rPr>
        <w:t>n</w:t>
      </w:r>
      <w:r w:rsidR="00105D1D">
        <w:rPr>
          <w:rFonts w:asciiTheme="majorHAnsi" w:hAnsiTheme="majorHAnsi"/>
        </w:rPr>
        <w:t xml:space="preserve"> Assistant Professor in </w:t>
      </w:r>
      <w:proofErr w:type="spellStart"/>
      <w:r w:rsidR="00105D1D">
        <w:rPr>
          <w:rFonts w:asciiTheme="majorHAnsi" w:hAnsiTheme="majorHAnsi"/>
        </w:rPr>
        <w:t>Shanmuga</w:t>
      </w:r>
      <w:proofErr w:type="spellEnd"/>
      <w:r w:rsidR="00105D1D">
        <w:rPr>
          <w:rFonts w:asciiTheme="majorHAnsi" w:hAnsiTheme="majorHAnsi"/>
        </w:rPr>
        <w:t xml:space="preserve"> Industries Arts &amp; Science College, Tiruvannamalai.</w:t>
      </w:r>
    </w:p>
    <w:p w:rsidR="00F33754" w:rsidRDefault="00F33754" w:rsidP="00F33754">
      <w:pPr>
        <w:tabs>
          <w:tab w:val="left" w:pos="2925"/>
        </w:tabs>
        <w:rPr>
          <w:rFonts w:asciiTheme="majorHAnsi" w:hAnsiTheme="majorHAnsi"/>
        </w:rPr>
      </w:pPr>
      <w:r w:rsidRPr="000056F0">
        <w:rPr>
          <w:rFonts w:asciiTheme="majorHAnsi" w:hAnsiTheme="majorHAnsi"/>
        </w:rPr>
        <w:tab/>
      </w:r>
      <w:r>
        <w:rPr>
          <w:rFonts w:asciiTheme="majorHAnsi" w:hAnsiTheme="majorHAnsi"/>
        </w:rPr>
        <w:t>Marital</w:t>
      </w:r>
      <w:r w:rsidRPr="000056F0">
        <w:rPr>
          <w:rFonts w:asciiTheme="majorHAnsi" w:hAnsiTheme="majorHAnsi"/>
        </w:rPr>
        <w:t xml:space="preserve"> Status                      </w:t>
      </w:r>
      <w:r>
        <w:rPr>
          <w:rFonts w:asciiTheme="majorHAnsi" w:hAnsiTheme="majorHAnsi"/>
        </w:rPr>
        <w:t xml:space="preserve"> :  </w:t>
      </w:r>
      <w:r w:rsidR="00FA3A7D">
        <w:rPr>
          <w:rFonts w:asciiTheme="majorHAnsi" w:hAnsiTheme="majorHAnsi"/>
        </w:rPr>
        <w:t>Unm</w:t>
      </w:r>
      <w:r w:rsidRPr="000056F0">
        <w:rPr>
          <w:rFonts w:asciiTheme="majorHAnsi" w:hAnsiTheme="majorHAnsi"/>
        </w:rPr>
        <w:t>arried.</w:t>
      </w:r>
    </w:p>
    <w:p w:rsidR="00F33754" w:rsidRDefault="00F33754" w:rsidP="00FA3A7D">
      <w:pPr>
        <w:tabs>
          <w:tab w:val="left" w:pos="2925"/>
        </w:tabs>
        <w:rPr>
          <w:rFonts w:asciiTheme="majorHAnsi" w:hAnsiTheme="majorHAnsi"/>
        </w:rPr>
      </w:pPr>
    </w:p>
    <w:p w:rsidR="00957EEA" w:rsidRDefault="00FB711D" w:rsidP="008F0588">
      <w:pPr>
        <w:rPr>
          <w:rFonts w:asciiTheme="majorHAnsi" w:hAnsiTheme="majorHAnsi"/>
          <w:sz w:val="48"/>
          <w:szCs w:val="48"/>
        </w:rPr>
      </w:pPr>
      <w:r w:rsidRPr="00FB711D">
        <w:rPr>
          <w:rFonts w:asciiTheme="majorHAnsi" w:hAnsiTheme="majorHAnsi"/>
          <w:noProof/>
          <w:lang w:eastAsia="en-IN" w:bidi="ta-IN"/>
        </w:rPr>
        <w:pict>
          <v:shape id="AutoShape 164" o:spid="_x0000_s1112" type="#_x0000_t32" style="position:absolute;margin-left:-68.25pt;margin-top:46.1pt;width:587.25pt;height:0;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" strokecolor="#4bacc6 [3208]" strokeweight="2.5pt">
            <v:shadow color="#868686"/>
          </v:shape>
        </w:pict>
      </w:r>
    </w:p>
    <w:p w:rsidR="00957EEA" w:rsidRDefault="00957EEA" w:rsidP="008F0588">
      <w:pPr>
        <w:rPr>
          <w:rFonts w:asciiTheme="majorHAnsi" w:hAnsiTheme="majorHAnsi"/>
          <w:sz w:val="48"/>
          <w:szCs w:val="48"/>
        </w:rPr>
      </w:pPr>
    </w:p>
    <w:p w:rsidR="00AB4993" w:rsidRDefault="00AB4993" w:rsidP="008F0588">
      <w:pPr>
        <w:rPr>
          <w:rFonts w:asciiTheme="majorHAnsi" w:hAnsiTheme="majorHAnsi"/>
          <w:sz w:val="48"/>
          <w:szCs w:val="48"/>
        </w:rPr>
      </w:pPr>
    </w:p>
    <w:p w:rsidR="006D4A2E" w:rsidRDefault="006D4A2E" w:rsidP="00DA619F">
      <w:pPr>
        <w:rPr>
          <w:rFonts w:asciiTheme="majorHAnsi" w:hAnsiTheme="majorHAnsi"/>
          <w:sz w:val="48"/>
          <w:szCs w:val="48"/>
        </w:rPr>
      </w:pPr>
    </w:p>
    <w:p w:rsidR="003A32F8" w:rsidRDefault="003A32F8" w:rsidP="00B203F7">
      <w:pPr>
        <w:rPr>
          <w:rFonts w:asciiTheme="majorHAnsi" w:hAnsiTheme="majorHAnsi"/>
          <w:sz w:val="48"/>
          <w:szCs w:val="48"/>
        </w:rPr>
      </w:pPr>
    </w:p>
    <w:p w:rsidR="003A32F8" w:rsidRDefault="003A32F8" w:rsidP="003A32F8">
      <w:pPr>
        <w:spacing w:after="0"/>
        <w:rPr>
          <w:rFonts w:asciiTheme="majorHAnsi" w:hAnsiTheme="majorHAnsi"/>
          <w:sz w:val="48"/>
          <w:szCs w:val="48"/>
        </w:rPr>
      </w:pPr>
    </w:p>
    <w:p w:rsidR="003A32F8" w:rsidRDefault="003A32F8" w:rsidP="003A32F8">
      <w:pPr>
        <w:spacing w:after="0"/>
        <w:rPr>
          <w:rFonts w:asciiTheme="majorHAnsi" w:hAnsiTheme="majorHAnsi"/>
          <w:sz w:val="48"/>
          <w:szCs w:val="48"/>
        </w:rPr>
      </w:pPr>
    </w:p>
    <w:p w:rsidR="006D4A2E" w:rsidRPr="00B203F7" w:rsidRDefault="00FB711D" w:rsidP="003A32F8">
      <w:pPr>
        <w:spacing w:after="0"/>
        <w:rPr>
          <w:rFonts w:asciiTheme="majorHAnsi" w:hAnsiTheme="majorHAnsi"/>
          <w:sz w:val="48"/>
          <w:szCs w:val="48"/>
        </w:rPr>
      </w:pPr>
      <w:r w:rsidRPr="00FB711D">
        <w:rPr>
          <w:rFonts w:asciiTheme="majorHAnsi" w:hAnsiTheme="majorHAnsi"/>
          <w:b/>
          <w:noProof/>
          <w:lang w:eastAsia="en-IN" w:bidi="ta-IN"/>
        </w:rPr>
        <w:lastRenderedPageBreak/>
        <w:pict>
          <v:shape id="AutoShape 275" o:spid="_x0000_s1111" type="#_x0000_t32" style="position:absolute;margin-left:-68.1pt;margin-top:11.45pt;width:587.25pt;height:0;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" strokecolor="#4bacc6 [3208]" strokeweight="2.5pt">
            <v:shadow color="#868686"/>
          </v:shape>
        </w:pict>
      </w:r>
      <w:r w:rsidRPr="00FB711D">
        <w:rPr>
          <w:rFonts w:asciiTheme="majorHAnsi" w:hAnsiTheme="majorHAnsi"/>
          <w:noProof/>
          <w:lang w:eastAsia="en-IN" w:bidi="ta-IN"/>
        </w:rPr>
        <w:pict>
          <v:shape id="Text Box 213" o:spid="_x0000_s1030" type="#_x0000_t202" style="position:absolute;margin-left:-55.7pt;margin-top:43.8pt;width:26.25pt;height:22.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a/igIAABs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" stroked="f">
            <v:textbox>
              <w:txbxContent>
                <w:p w:rsidR="009E47C2" w:rsidRDefault="009E47C2" w:rsidP="006D4A2E">
                  <w:r>
                    <w:t>5.</w:t>
                  </w:r>
                </w:p>
              </w:txbxContent>
            </v:textbox>
          </v:shape>
        </w:pict>
      </w:r>
    </w:p>
    <w:p w:rsidR="00DA619F" w:rsidRDefault="00495E60" w:rsidP="006D4A2E">
      <w:pPr>
        <w:spacing w:after="0"/>
        <w:ind w:left="2160" w:firstLine="720"/>
        <w:rPr>
          <w:rFonts w:asciiTheme="majorHAnsi" w:hAnsiTheme="majorHAnsi"/>
          <w:b/>
        </w:rPr>
      </w:pPr>
      <w:r>
        <w:rPr>
          <w:noProof/>
          <w:lang w:eastAsia="en-IN" w:bidi="ta-IN"/>
        </w:rPr>
        <w:drawing>
          <wp:anchor distT="0" distB="0" distL="114300" distR="114300" simplePos="0" relativeHeight="251594240" behindDoc="0" locked="0" layoutInCell="1" allowOverlap="1">
            <wp:simplePos x="0" y="0"/>
            <wp:positionH relativeFrom="column">
              <wp:posOffset>-290195</wp:posOffset>
            </wp:positionH>
            <wp:positionV relativeFrom="paragraph">
              <wp:posOffset>-78740</wp:posOffset>
            </wp:positionV>
            <wp:extent cx="1626235" cy="1958340"/>
            <wp:effectExtent l="0" t="0" r="0" b="0"/>
            <wp:wrapNone/>
            <wp:docPr id="171" name="Picture 171" descr="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r"/>
                    <pic:cNvPicPr>
                      <a:picLocks noChangeAspect="1" noChangeArrowheads="1"/>
                    </pic:cNvPicPr>
                  </pic:nvPicPr>
                  <pic:blipFill>
                    <a:blip r:embed="rId13"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6235" cy="1958340"/>
                    </a:xfrm>
                    <a:prstGeom prst="rect">
                      <a:avLst/>
                    </a:prstGeom>
                    <a:noFill/>
                  </pic:spPr>
                </pic:pic>
              </a:graphicData>
            </a:graphic>
          </wp:anchor>
        </w:drawing>
      </w:r>
      <w:r w:rsidR="00DA619F" w:rsidRPr="000056F0">
        <w:rPr>
          <w:rFonts w:asciiTheme="majorHAnsi" w:hAnsiTheme="majorHAnsi"/>
        </w:rPr>
        <w:t xml:space="preserve">Name                                       :  </w:t>
      </w:r>
      <w:proofErr w:type="spellStart"/>
      <w:r w:rsidR="0065718B">
        <w:rPr>
          <w:rFonts w:asciiTheme="majorHAnsi" w:hAnsiTheme="majorHAnsi"/>
          <w:b/>
        </w:rPr>
        <w:t>Sathish</w:t>
      </w:r>
      <w:proofErr w:type="spellEnd"/>
      <w:r w:rsidR="0065718B">
        <w:rPr>
          <w:rFonts w:asciiTheme="majorHAnsi" w:hAnsiTheme="majorHAnsi"/>
          <w:b/>
        </w:rPr>
        <w:t xml:space="preserve"> K</w:t>
      </w:r>
    </w:p>
    <w:p w:rsidR="006D4A2E" w:rsidRPr="00CA3BE4" w:rsidRDefault="006D4A2E" w:rsidP="006D4A2E">
      <w:pPr>
        <w:spacing w:after="0"/>
        <w:ind w:left="2160" w:firstLine="720"/>
        <w:rPr>
          <w:rFonts w:asciiTheme="majorHAnsi" w:hAnsiTheme="majorHAnsi"/>
          <w:b/>
        </w:rPr>
      </w:pPr>
    </w:p>
    <w:p w:rsidR="00DA619F" w:rsidRDefault="00DA619F" w:rsidP="006D4A2E">
      <w:pPr>
        <w:tabs>
          <w:tab w:val="left" w:pos="2925"/>
        </w:tabs>
        <w:spacing w:after="0"/>
        <w:ind w:left="5529" w:hanging="5529"/>
        <w:rPr>
          <w:rFonts w:asciiTheme="majorHAnsi" w:hAnsiTheme="majorHAnsi"/>
        </w:rPr>
      </w:pPr>
      <w:r w:rsidRPr="000056F0">
        <w:rPr>
          <w:rFonts w:asciiTheme="majorHAnsi" w:hAnsiTheme="majorHAnsi"/>
        </w:rPr>
        <w:tab/>
        <w:t xml:space="preserve">Address                                   :  </w:t>
      </w:r>
      <w:proofErr w:type="spellStart"/>
      <w:r>
        <w:rPr>
          <w:rFonts w:asciiTheme="majorHAnsi" w:hAnsiTheme="majorHAnsi"/>
        </w:rPr>
        <w:t>Kananthampoondi</w:t>
      </w:r>
      <w:proofErr w:type="spellEnd"/>
      <w:r>
        <w:rPr>
          <w:rFonts w:asciiTheme="majorHAnsi" w:hAnsiTheme="majorHAnsi"/>
        </w:rPr>
        <w:t xml:space="preserve"> Village, </w:t>
      </w:r>
      <w:proofErr w:type="spellStart"/>
      <w:r>
        <w:rPr>
          <w:rFonts w:asciiTheme="majorHAnsi" w:hAnsiTheme="majorHAnsi"/>
        </w:rPr>
        <w:t>Pandithapattu</w:t>
      </w:r>
      <w:proofErr w:type="spellEnd"/>
      <w:r>
        <w:rPr>
          <w:rFonts w:asciiTheme="majorHAnsi" w:hAnsiTheme="majorHAnsi"/>
        </w:rPr>
        <w:t xml:space="preserve"> Post.</w:t>
      </w:r>
      <w:r w:rsidR="006D4A2E">
        <w:rPr>
          <w:rFonts w:asciiTheme="majorHAnsi" w:hAnsiTheme="majorHAnsi"/>
        </w:rPr>
        <w:t xml:space="preserve"> </w:t>
      </w:r>
      <w:proofErr w:type="gramStart"/>
      <w:r w:rsidR="006D4A2E">
        <w:rPr>
          <w:rFonts w:asciiTheme="majorHAnsi" w:hAnsiTheme="majorHAnsi"/>
        </w:rPr>
        <w:t>Tiruvannamalai.</w:t>
      </w:r>
      <w:proofErr w:type="gramEnd"/>
    </w:p>
    <w:p w:rsidR="006D4A2E" w:rsidRPr="000056F0" w:rsidRDefault="006D4A2E" w:rsidP="006D4A2E">
      <w:pPr>
        <w:tabs>
          <w:tab w:val="left" w:pos="2925"/>
        </w:tabs>
        <w:spacing w:after="0"/>
        <w:ind w:left="5529" w:hanging="5529"/>
        <w:rPr>
          <w:rFonts w:asciiTheme="majorHAnsi" w:hAnsiTheme="majorHAnsi"/>
        </w:rPr>
      </w:pPr>
    </w:p>
    <w:p w:rsidR="00DA619F" w:rsidRPr="0065718B" w:rsidRDefault="00DA619F" w:rsidP="00DA619F">
      <w:pPr>
        <w:tabs>
          <w:tab w:val="left" w:pos="2925"/>
        </w:tabs>
        <w:rPr>
          <w:rFonts w:asciiTheme="majorHAnsi" w:hAnsiTheme="majorHAnsi"/>
          <w:b/>
        </w:rPr>
      </w:pPr>
      <w:r w:rsidRPr="000056F0">
        <w:rPr>
          <w:rFonts w:asciiTheme="majorHAnsi" w:hAnsiTheme="majorHAnsi"/>
        </w:rPr>
        <w:tab/>
        <w:t xml:space="preserve">Village                                     :  </w:t>
      </w:r>
      <w:r>
        <w:rPr>
          <w:rFonts w:asciiTheme="majorHAnsi" w:hAnsiTheme="majorHAnsi"/>
          <w:b/>
        </w:rPr>
        <w:t>KANANTHAMPOONDI</w:t>
      </w:r>
    </w:p>
    <w:p w:rsidR="00DA619F" w:rsidRDefault="00DA619F" w:rsidP="00DA619F">
      <w:pPr>
        <w:tabs>
          <w:tab w:val="left" w:pos="2925"/>
        </w:tabs>
        <w:rPr>
          <w:rFonts w:asciiTheme="majorHAnsi" w:hAnsiTheme="majorHAnsi"/>
        </w:rPr>
      </w:pPr>
      <w:r w:rsidRPr="000056F0">
        <w:rPr>
          <w:rFonts w:asciiTheme="majorHAnsi" w:hAnsiTheme="majorHAnsi"/>
        </w:rPr>
        <w:tab/>
      </w:r>
      <w:r w:rsidR="008A3C27" w:rsidRPr="00E44B68">
        <w:rPr>
          <w:rFonts w:asciiTheme="majorHAnsi" w:hAnsiTheme="majorHAnsi"/>
          <w:highlight w:val="yellow"/>
        </w:rPr>
        <w:t>Under Sponsorship</w:t>
      </w:r>
      <w:r w:rsidRPr="00E44B68">
        <w:rPr>
          <w:rFonts w:asciiTheme="majorHAnsi" w:hAnsiTheme="majorHAnsi"/>
          <w:highlight w:val="yellow"/>
        </w:rPr>
        <w:t xml:space="preserve">             :  </w:t>
      </w:r>
      <w:r w:rsidR="008A3C27" w:rsidRPr="00E44B68">
        <w:rPr>
          <w:rFonts w:asciiTheme="majorHAnsi" w:hAnsiTheme="majorHAnsi"/>
          <w:highlight w:val="yellow"/>
        </w:rPr>
        <w:t>2000-2002</w:t>
      </w:r>
      <w:r w:rsidRPr="00E44B68">
        <w:rPr>
          <w:rFonts w:asciiTheme="majorHAnsi" w:hAnsiTheme="majorHAnsi"/>
          <w:highlight w:val="yellow"/>
        </w:rPr>
        <w:t xml:space="preserve">, </w:t>
      </w:r>
      <w:r w:rsidR="008A3C27" w:rsidRPr="00E44B68">
        <w:rPr>
          <w:rFonts w:asciiTheme="majorHAnsi" w:hAnsiTheme="majorHAnsi"/>
          <w:highlight w:val="yellow"/>
        </w:rPr>
        <w:t>2</w:t>
      </w:r>
      <w:r w:rsidR="00E44B68" w:rsidRPr="00E44B68">
        <w:rPr>
          <w:rFonts w:asciiTheme="majorHAnsi" w:hAnsiTheme="majorHAnsi"/>
          <w:highlight w:val="yellow"/>
        </w:rPr>
        <w:t xml:space="preserve"> Years Schooling</w:t>
      </w:r>
    </w:p>
    <w:p w:rsidR="008A3C27" w:rsidRPr="000056F0" w:rsidRDefault="008A3C27" w:rsidP="00DA619F">
      <w:pPr>
        <w:tabs>
          <w:tab w:val="left" w:pos="2925"/>
        </w:tabs>
        <w:rPr>
          <w:rFonts w:asciiTheme="majorHAnsi" w:hAnsiTheme="majorHAnsi"/>
        </w:rPr>
      </w:pPr>
      <w:r w:rsidRPr="008A3C27">
        <w:rPr>
          <w:rFonts w:asciiTheme="majorHAnsi" w:hAnsiTheme="majorHAnsi"/>
        </w:rPr>
        <w:tab/>
      </w:r>
      <w:r w:rsidRPr="00E260DE">
        <w:rPr>
          <w:rFonts w:asciiTheme="majorHAnsi" w:hAnsiTheme="majorHAnsi"/>
          <w:highlight w:val="yellow"/>
        </w:rPr>
        <w:t xml:space="preserve">Under PTP                             :  </w:t>
      </w:r>
      <w:r w:rsidRPr="00E44B68">
        <w:rPr>
          <w:rFonts w:asciiTheme="majorHAnsi" w:hAnsiTheme="majorHAnsi"/>
          <w:highlight w:val="yellow"/>
        </w:rPr>
        <w:t>2009-2015, 5 Year</w:t>
      </w:r>
      <w:r w:rsidR="00E44B68">
        <w:rPr>
          <w:rFonts w:asciiTheme="majorHAnsi" w:hAnsiTheme="majorHAnsi"/>
          <w:highlight w:val="yellow"/>
        </w:rPr>
        <w:t>s</w:t>
      </w:r>
      <w:r w:rsidRPr="00E44B68">
        <w:rPr>
          <w:rFonts w:asciiTheme="majorHAnsi" w:hAnsiTheme="majorHAnsi"/>
          <w:highlight w:val="yellow"/>
        </w:rPr>
        <w:t xml:space="preserve"> College</w:t>
      </w:r>
    </w:p>
    <w:p w:rsidR="00DA619F" w:rsidRPr="000056F0" w:rsidRDefault="00DA619F" w:rsidP="00DA619F">
      <w:pPr>
        <w:ind w:left="5529" w:hanging="2977"/>
        <w:rPr>
          <w:rFonts w:asciiTheme="majorHAnsi" w:hAnsiTheme="majorHAnsi"/>
        </w:rPr>
      </w:pPr>
      <w:r w:rsidRPr="000056F0">
        <w:rPr>
          <w:rFonts w:asciiTheme="majorHAnsi" w:hAnsiTheme="majorHAnsi"/>
        </w:rPr>
        <w:t xml:space="preserve">        School                                     </w:t>
      </w:r>
      <w:r>
        <w:rPr>
          <w:rFonts w:asciiTheme="majorHAnsi" w:hAnsiTheme="majorHAnsi"/>
        </w:rPr>
        <w:t xml:space="preserve">:  Sri </w:t>
      </w:r>
      <w:proofErr w:type="spellStart"/>
      <w:r>
        <w:rPr>
          <w:rFonts w:asciiTheme="majorHAnsi" w:hAnsiTheme="majorHAnsi"/>
        </w:rPr>
        <w:t>Ramana</w:t>
      </w:r>
      <w:proofErr w:type="spellEnd"/>
      <w:r>
        <w:rPr>
          <w:rFonts w:asciiTheme="majorHAnsi" w:hAnsiTheme="majorHAnsi"/>
        </w:rPr>
        <w:t xml:space="preserve"> Mahari</w:t>
      </w:r>
      <w:r w:rsidRPr="000056F0">
        <w:rPr>
          <w:rFonts w:asciiTheme="majorHAnsi" w:hAnsiTheme="majorHAnsi"/>
        </w:rPr>
        <w:t>shi Matriculation Higher secondary school.</w:t>
      </w:r>
    </w:p>
    <w:p w:rsidR="00DA619F" w:rsidRPr="000056F0" w:rsidRDefault="00DA619F" w:rsidP="00DA619F">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  </w:t>
      </w:r>
      <w:r w:rsidR="0065718B" w:rsidRPr="002F4A96">
        <w:rPr>
          <w:rFonts w:asciiTheme="majorHAnsi" w:hAnsiTheme="majorHAnsi"/>
        </w:rPr>
        <w:t xml:space="preserve">Bachelor of Medicine, Bachelor of Surgery in Coimbatore </w:t>
      </w:r>
      <w:r w:rsidR="00642E25" w:rsidRPr="002F4A96">
        <w:rPr>
          <w:rFonts w:asciiTheme="majorHAnsi" w:hAnsiTheme="majorHAnsi"/>
        </w:rPr>
        <w:t xml:space="preserve">Medical </w:t>
      </w:r>
      <w:r w:rsidR="005E1681" w:rsidRPr="002F4A96">
        <w:rPr>
          <w:rFonts w:asciiTheme="majorHAnsi" w:hAnsiTheme="majorHAnsi"/>
        </w:rPr>
        <w:t>College</w:t>
      </w:r>
      <w:r w:rsidR="001279DD" w:rsidRPr="002F4A96">
        <w:rPr>
          <w:rFonts w:asciiTheme="majorHAnsi" w:hAnsiTheme="majorHAnsi"/>
        </w:rPr>
        <w:t>, Coimbatore.</w:t>
      </w:r>
    </w:p>
    <w:p w:rsidR="00DA619F" w:rsidRDefault="00DA619F" w:rsidP="00DA619F">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Working as </w:t>
      </w:r>
      <w:proofErr w:type="gramStart"/>
      <w:r w:rsidR="00642E25">
        <w:rPr>
          <w:rFonts w:asciiTheme="majorHAnsi" w:hAnsiTheme="majorHAnsi"/>
        </w:rPr>
        <w:t>a</w:t>
      </w:r>
      <w:r w:rsidR="00525DBE">
        <w:rPr>
          <w:rFonts w:asciiTheme="majorHAnsi" w:hAnsiTheme="majorHAnsi"/>
        </w:rPr>
        <w:t>n</w:t>
      </w:r>
      <w:proofErr w:type="gramEnd"/>
      <w:r w:rsidR="00642E25">
        <w:rPr>
          <w:rFonts w:asciiTheme="majorHAnsi" w:hAnsiTheme="majorHAnsi"/>
        </w:rPr>
        <w:t xml:space="preserve"> Doctor in </w:t>
      </w:r>
      <w:r w:rsidR="00642E25" w:rsidRPr="002F4A96">
        <w:rPr>
          <w:rFonts w:asciiTheme="majorHAnsi" w:hAnsiTheme="majorHAnsi"/>
        </w:rPr>
        <w:t>Jawaharlal Institute of Postgraduate Medical Education and Research</w:t>
      </w:r>
      <w:r w:rsidR="00067E5D" w:rsidRPr="002F4A96">
        <w:rPr>
          <w:rFonts w:asciiTheme="majorHAnsi" w:hAnsiTheme="majorHAnsi"/>
        </w:rPr>
        <w:t>, Pondicherry.</w:t>
      </w:r>
    </w:p>
    <w:p w:rsidR="00DA619F" w:rsidRDefault="00DA619F" w:rsidP="00DA619F">
      <w:pPr>
        <w:tabs>
          <w:tab w:val="left" w:pos="2925"/>
        </w:tabs>
        <w:rPr>
          <w:rFonts w:asciiTheme="majorHAnsi" w:hAnsiTheme="majorHAnsi"/>
        </w:rPr>
      </w:pPr>
      <w:r w:rsidRPr="000056F0">
        <w:rPr>
          <w:rFonts w:asciiTheme="majorHAnsi" w:hAnsiTheme="majorHAnsi"/>
        </w:rPr>
        <w:tab/>
      </w:r>
      <w:r>
        <w:rPr>
          <w:rFonts w:asciiTheme="majorHAnsi" w:hAnsiTheme="majorHAnsi"/>
        </w:rPr>
        <w:t>Marital</w:t>
      </w:r>
      <w:r w:rsidRPr="000056F0">
        <w:rPr>
          <w:rFonts w:asciiTheme="majorHAnsi" w:hAnsiTheme="majorHAnsi"/>
        </w:rPr>
        <w:t xml:space="preserve"> Status                      </w:t>
      </w:r>
      <w:r>
        <w:rPr>
          <w:rFonts w:asciiTheme="majorHAnsi" w:hAnsiTheme="majorHAnsi"/>
        </w:rPr>
        <w:t xml:space="preserve"> :  Unm</w:t>
      </w:r>
      <w:r w:rsidRPr="000056F0">
        <w:rPr>
          <w:rFonts w:asciiTheme="majorHAnsi" w:hAnsiTheme="majorHAnsi"/>
        </w:rPr>
        <w:t>arried.</w:t>
      </w:r>
    </w:p>
    <w:p w:rsidR="00DA619F" w:rsidRDefault="00FB711D" w:rsidP="00DA619F">
      <w:pPr>
        <w:tabs>
          <w:tab w:val="left" w:pos="2925"/>
        </w:tabs>
        <w:rPr>
          <w:rFonts w:asciiTheme="majorHAnsi" w:hAnsiTheme="majorHAnsi"/>
        </w:rPr>
      </w:pPr>
      <w:r>
        <w:rPr>
          <w:rFonts w:asciiTheme="majorHAnsi" w:hAnsiTheme="majorHAnsi"/>
          <w:noProof/>
          <w:lang w:eastAsia="en-IN" w:bidi="ta-IN"/>
        </w:rPr>
        <w:pict>
          <v:shape id="Text Box 168" o:spid="_x0000_s1031" type="#_x0000_t202" style="position:absolute;margin-left:-52.5pt;margin-top:24.85pt;width:26.25pt;height:22.5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" stroked="f">
            <v:textbox>
              <w:txbxContent>
                <w:p w:rsidR="009E47C2" w:rsidRDefault="009E47C2" w:rsidP="00067E5D">
                  <w:r>
                    <w:t>6.</w:t>
                  </w:r>
                </w:p>
              </w:txbxContent>
            </v:textbox>
          </v:shape>
        </w:pict>
      </w:r>
      <w:r w:rsidRPr="00FB711D">
        <w:rPr>
          <w:rFonts w:asciiTheme="majorHAnsi" w:hAnsiTheme="majorHAnsi"/>
          <w:noProof/>
          <w:sz w:val="48"/>
          <w:szCs w:val="48"/>
          <w:lang w:eastAsia="en-IN" w:bidi="ta-IN"/>
        </w:rPr>
        <w:pict>
          <v:shape id="AutoShape 166" o:spid="_x0000_s1110" type="#_x0000_t32" style="position:absolute;margin-left:-68.6pt;margin-top:12.25pt;width:587.25pt;height:0;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" strokecolor="#4bacc6 [3208]" strokeweight="2.5pt">
            <v:shadow color="#868686"/>
          </v:shape>
        </w:pict>
      </w:r>
    </w:p>
    <w:p w:rsidR="00067E5D" w:rsidRPr="000056F0" w:rsidRDefault="00495E60" w:rsidP="00067E5D">
      <w:pPr>
        <w:tabs>
          <w:tab w:val="left" w:pos="2925"/>
        </w:tabs>
        <w:ind w:firstLine="2977"/>
        <w:rPr>
          <w:rFonts w:asciiTheme="majorHAnsi" w:hAnsiTheme="majorHAnsi"/>
        </w:rPr>
      </w:pPr>
      <w:r>
        <w:rPr>
          <w:noProof/>
          <w:lang w:eastAsia="en-IN" w:bidi="ta-IN"/>
        </w:rPr>
        <w:drawing>
          <wp:anchor distT="0" distB="0" distL="114300" distR="114300" simplePos="0" relativeHeight="251595264" behindDoc="0" locked="0" layoutInCell="1" allowOverlap="1">
            <wp:simplePos x="0" y="0"/>
            <wp:positionH relativeFrom="column">
              <wp:posOffset>-290195</wp:posOffset>
            </wp:positionH>
            <wp:positionV relativeFrom="paragraph">
              <wp:posOffset>126365</wp:posOffset>
            </wp:positionV>
            <wp:extent cx="1607820" cy="2101215"/>
            <wp:effectExtent l="0" t="0" r="0" b="0"/>
            <wp:wrapNone/>
            <wp:docPr id="172" name="Picture 172" descr="Aru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run A"/>
                    <pic:cNvPicPr>
                      <a:picLocks noChangeAspect="1" noChangeArrowheads="1"/>
                    </pic:cNvPicPr>
                  </pic:nvPicPr>
                  <pic:blipFill>
                    <a:blip r:embed="rId14"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7820" cy="2101215"/>
                    </a:xfrm>
                    <a:prstGeom prst="rect">
                      <a:avLst/>
                    </a:prstGeom>
                    <a:noFill/>
                  </pic:spPr>
                </pic:pic>
              </a:graphicData>
            </a:graphic>
          </wp:anchor>
        </w:drawing>
      </w:r>
      <w:r w:rsidR="00067E5D" w:rsidRPr="000056F0">
        <w:rPr>
          <w:rFonts w:asciiTheme="majorHAnsi" w:hAnsiTheme="majorHAnsi"/>
        </w:rPr>
        <w:t xml:space="preserve">Name                                       :  </w:t>
      </w:r>
      <w:proofErr w:type="spellStart"/>
      <w:r w:rsidR="00067E5D">
        <w:rPr>
          <w:rFonts w:asciiTheme="majorHAnsi" w:hAnsiTheme="majorHAnsi"/>
          <w:b/>
        </w:rPr>
        <w:t>Arun</w:t>
      </w:r>
      <w:proofErr w:type="spellEnd"/>
      <w:r w:rsidR="00067E5D">
        <w:rPr>
          <w:rFonts w:asciiTheme="majorHAnsi" w:hAnsiTheme="majorHAnsi"/>
          <w:b/>
        </w:rPr>
        <w:t xml:space="preserve"> A</w:t>
      </w:r>
    </w:p>
    <w:p w:rsidR="00067E5D" w:rsidRPr="000056F0" w:rsidRDefault="00067E5D" w:rsidP="00067E5D">
      <w:pPr>
        <w:tabs>
          <w:tab w:val="left" w:pos="2925"/>
        </w:tabs>
        <w:ind w:left="5529" w:hanging="5529"/>
        <w:rPr>
          <w:rFonts w:asciiTheme="majorHAnsi" w:hAnsiTheme="majorHAnsi"/>
        </w:rPr>
      </w:pPr>
      <w:r w:rsidRPr="000056F0">
        <w:rPr>
          <w:rFonts w:asciiTheme="majorHAnsi" w:hAnsiTheme="majorHAnsi"/>
        </w:rPr>
        <w:tab/>
        <w:t xml:space="preserve">Address                                   :  </w:t>
      </w:r>
      <w:r>
        <w:rPr>
          <w:rFonts w:asciiTheme="majorHAnsi" w:hAnsiTheme="majorHAnsi"/>
        </w:rPr>
        <w:t xml:space="preserve">No. 16 </w:t>
      </w:r>
      <w:proofErr w:type="spellStart"/>
      <w:r>
        <w:rPr>
          <w:rFonts w:asciiTheme="majorHAnsi" w:hAnsiTheme="majorHAnsi"/>
        </w:rPr>
        <w:t>Athiyandal</w:t>
      </w:r>
      <w:proofErr w:type="spellEnd"/>
      <w:r>
        <w:rPr>
          <w:rFonts w:asciiTheme="majorHAnsi" w:hAnsiTheme="majorHAnsi"/>
        </w:rPr>
        <w:t xml:space="preserve"> Village, </w:t>
      </w:r>
      <w:proofErr w:type="spellStart"/>
      <w:r>
        <w:rPr>
          <w:rFonts w:asciiTheme="majorHAnsi" w:hAnsiTheme="majorHAnsi"/>
        </w:rPr>
        <w:t>Ayyampalayam</w:t>
      </w:r>
      <w:proofErr w:type="spellEnd"/>
      <w:r>
        <w:rPr>
          <w:rFonts w:asciiTheme="majorHAnsi" w:hAnsiTheme="majorHAnsi"/>
        </w:rPr>
        <w:t xml:space="preserve"> Post</w:t>
      </w:r>
    </w:p>
    <w:p w:rsidR="00067E5D" w:rsidRPr="000056F0" w:rsidRDefault="00067E5D" w:rsidP="00067E5D">
      <w:pPr>
        <w:tabs>
          <w:tab w:val="left" w:pos="2925"/>
        </w:tabs>
        <w:rPr>
          <w:rFonts w:asciiTheme="majorHAnsi" w:hAnsiTheme="majorHAnsi"/>
          <w:b/>
        </w:rPr>
      </w:pPr>
      <w:r w:rsidRPr="000056F0">
        <w:rPr>
          <w:rFonts w:asciiTheme="majorHAnsi" w:hAnsiTheme="majorHAnsi"/>
        </w:rPr>
        <w:tab/>
        <w:t xml:space="preserve">Village                                     :  </w:t>
      </w:r>
      <w:r>
        <w:rPr>
          <w:rFonts w:asciiTheme="majorHAnsi" w:hAnsiTheme="majorHAnsi"/>
          <w:b/>
        </w:rPr>
        <w:t>ATHIYANDAL</w:t>
      </w:r>
    </w:p>
    <w:p w:rsidR="00067E5D" w:rsidRPr="000056F0" w:rsidRDefault="00067E5D" w:rsidP="00067E5D">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Sponsorship             :  </w:t>
      </w:r>
      <w:r>
        <w:rPr>
          <w:rFonts w:asciiTheme="majorHAnsi" w:hAnsiTheme="majorHAnsi"/>
          <w:highlight w:val="yellow"/>
        </w:rPr>
        <w:t>1998-2010</w:t>
      </w:r>
      <w:r w:rsidRPr="00E260DE">
        <w:rPr>
          <w:rFonts w:asciiTheme="majorHAnsi" w:hAnsiTheme="majorHAnsi"/>
          <w:highlight w:val="yellow"/>
        </w:rPr>
        <w:t>, 12Years Schooling.</w:t>
      </w:r>
    </w:p>
    <w:p w:rsidR="00067E5D" w:rsidRPr="000056F0" w:rsidRDefault="00067E5D" w:rsidP="00067E5D">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PTP                             :  </w:t>
      </w:r>
      <w:r>
        <w:rPr>
          <w:rFonts w:asciiTheme="majorHAnsi" w:hAnsiTheme="majorHAnsi"/>
          <w:highlight w:val="yellow"/>
        </w:rPr>
        <w:t>2010</w:t>
      </w:r>
      <w:r w:rsidR="00525DBE">
        <w:rPr>
          <w:rFonts w:asciiTheme="majorHAnsi" w:hAnsiTheme="majorHAnsi"/>
          <w:highlight w:val="yellow"/>
        </w:rPr>
        <w:t>–</w:t>
      </w:r>
      <w:r w:rsidRPr="00E260DE">
        <w:rPr>
          <w:rFonts w:asciiTheme="majorHAnsi" w:hAnsiTheme="majorHAnsi"/>
          <w:highlight w:val="yellow"/>
        </w:rPr>
        <w:t>201</w:t>
      </w:r>
      <w:r>
        <w:rPr>
          <w:rFonts w:asciiTheme="majorHAnsi" w:hAnsiTheme="majorHAnsi"/>
          <w:highlight w:val="yellow"/>
        </w:rPr>
        <w:t>4,</w:t>
      </w:r>
      <w:r w:rsidRPr="00E260DE">
        <w:rPr>
          <w:rFonts w:asciiTheme="majorHAnsi" w:hAnsiTheme="majorHAnsi"/>
          <w:highlight w:val="yellow"/>
        </w:rPr>
        <w:t xml:space="preserve"> </w:t>
      </w:r>
      <w:r>
        <w:rPr>
          <w:rFonts w:asciiTheme="majorHAnsi" w:hAnsiTheme="majorHAnsi"/>
          <w:highlight w:val="yellow"/>
        </w:rPr>
        <w:t>4</w:t>
      </w:r>
      <w:r w:rsidRPr="00E260DE">
        <w:rPr>
          <w:rFonts w:asciiTheme="majorHAnsi" w:hAnsiTheme="majorHAnsi"/>
          <w:highlight w:val="yellow"/>
        </w:rPr>
        <w:t xml:space="preserve"> Years College.</w:t>
      </w:r>
    </w:p>
    <w:p w:rsidR="00067E5D" w:rsidRPr="000056F0" w:rsidRDefault="00067E5D" w:rsidP="00067E5D">
      <w:pPr>
        <w:ind w:left="5529" w:hanging="2977"/>
        <w:rPr>
          <w:rFonts w:asciiTheme="majorHAnsi" w:hAnsiTheme="majorHAnsi"/>
        </w:rPr>
      </w:pPr>
      <w:r w:rsidRPr="000056F0">
        <w:rPr>
          <w:rFonts w:asciiTheme="majorHAnsi" w:hAnsiTheme="majorHAnsi"/>
        </w:rPr>
        <w:t xml:space="preserve">        School                                     :  Sri </w:t>
      </w:r>
      <w:proofErr w:type="spellStart"/>
      <w:r w:rsidRPr="000056F0">
        <w:rPr>
          <w:rFonts w:asciiTheme="majorHAnsi" w:hAnsiTheme="majorHAnsi"/>
        </w:rPr>
        <w:t>Ramana</w:t>
      </w:r>
      <w:proofErr w:type="spellEnd"/>
      <w:r w:rsidRPr="000056F0">
        <w:rPr>
          <w:rFonts w:asciiTheme="majorHAnsi" w:hAnsiTheme="majorHAnsi"/>
        </w:rPr>
        <w:t xml:space="preserve"> Mahar</w:t>
      </w:r>
      <w:r w:rsidR="00C75127">
        <w:rPr>
          <w:rFonts w:asciiTheme="majorHAnsi" w:hAnsiTheme="majorHAnsi"/>
        </w:rPr>
        <w:t>i</w:t>
      </w:r>
      <w:r w:rsidRPr="000056F0">
        <w:rPr>
          <w:rFonts w:asciiTheme="majorHAnsi" w:hAnsiTheme="majorHAnsi"/>
        </w:rPr>
        <w:t>shi Matriculation Higher secondary school.</w:t>
      </w:r>
    </w:p>
    <w:p w:rsidR="00067E5D" w:rsidRPr="000056F0" w:rsidRDefault="00067E5D" w:rsidP="00067E5D">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w:t>
      </w:r>
      <w:r w:rsidR="005E1681">
        <w:rPr>
          <w:rFonts w:asciiTheme="majorHAnsi" w:hAnsiTheme="majorHAnsi"/>
        </w:rPr>
        <w:t xml:space="preserve">       :  Bachelor of Computer S</w:t>
      </w:r>
      <w:r>
        <w:rPr>
          <w:rFonts w:asciiTheme="majorHAnsi" w:hAnsiTheme="majorHAnsi"/>
        </w:rPr>
        <w:t>cience Engineering i</w:t>
      </w:r>
      <w:r w:rsidR="005E1681">
        <w:rPr>
          <w:rFonts w:asciiTheme="majorHAnsi" w:hAnsiTheme="majorHAnsi"/>
        </w:rPr>
        <w:t xml:space="preserve">n </w:t>
      </w:r>
      <w:proofErr w:type="spellStart"/>
      <w:r w:rsidR="005E1681">
        <w:rPr>
          <w:rFonts w:asciiTheme="majorHAnsi" w:hAnsiTheme="majorHAnsi"/>
        </w:rPr>
        <w:t>Arunai</w:t>
      </w:r>
      <w:proofErr w:type="spellEnd"/>
      <w:r w:rsidR="005E1681">
        <w:rPr>
          <w:rFonts w:asciiTheme="majorHAnsi" w:hAnsiTheme="majorHAnsi"/>
        </w:rPr>
        <w:t xml:space="preserve"> College of Engineering, </w:t>
      </w:r>
      <w:proofErr w:type="spellStart"/>
      <w:r w:rsidR="005E1681">
        <w:rPr>
          <w:rFonts w:asciiTheme="majorHAnsi" w:hAnsiTheme="majorHAnsi"/>
        </w:rPr>
        <w:t>T.V.Malai</w:t>
      </w:r>
      <w:proofErr w:type="spellEnd"/>
      <w:r w:rsidR="005E1681">
        <w:rPr>
          <w:rFonts w:asciiTheme="majorHAnsi" w:hAnsiTheme="majorHAnsi"/>
        </w:rPr>
        <w:t>.</w:t>
      </w:r>
    </w:p>
    <w:p w:rsidR="00067E5D" w:rsidRPr="000056F0" w:rsidRDefault="00067E5D" w:rsidP="00067E5D">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Working as </w:t>
      </w:r>
      <w:proofErr w:type="gramStart"/>
      <w:r>
        <w:rPr>
          <w:rFonts w:asciiTheme="majorHAnsi" w:hAnsiTheme="majorHAnsi"/>
        </w:rPr>
        <w:t>a</w:t>
      </w:r>
      <w:r w:rsidR="00525DBE">
        <w:rPr>
          <w:rFonts w:asciiTheme="majorHAnsi" w:hAnsiTheme="majorHAnsi"/>
        </w:rPr>
        <w:t>n</w:t>
      </w:r>
      <w:proofErr w:type="gramEnd"/>
      <w:r>
        <w:rPr>
          <w:rFonts w:asciiTheme="majorHAnsi" w:hAnsiTheme="majorHAnsi"/>
        </w:rPr>
        <w:t xml:space="preserve"> Technical Support in </w:t>
      </w:r>
      <w:proofErr w:type="spellStart"/>
      <w:r>
        <w:rPr>
          <w:rFonts w:asciiTheme="majorHAnsi" w:hAnsiTheme="majorHAnsi"/>
        </w:rPr>
        <w:t>Cholamandalam</w:t>
      </w:r>
      <w:proofErr w:type="spellEnd"/>
      <w:r>
        <w:rPr>
          <w:rFonts w:asciiTheme="majorHAnsi" w:hAnsiTheme="majorHAnsi"/>
        </w:rPr>
        <w:t xml:space="preserve"> Finance </w:t>
      </w:r>
      <w:r w:rsidR="005E1681">
        <w:rPr>
          <w:rFonts w:asciiTheme="majorHAnsi" w:hAnsiTheme="majorHAnsi"/>
        </w:rPr>
        <w:t>Company</w:t>
      </w:r>
      <w:r>
        <w:rPr>
          <w:rFonts w:asciiTheme="majorHAnsi" w:hAnsiTheme="majorHAnsi"/>
        </w:rPr>
        <w:t>, Chennai.</w:t>
      </w:r>
    </w:p>
    <w:p w:rsidR="00067E5D" w:rsidRDefault="00FB711D" w:rsidP="00067E5D">
      <w:pPr>
        <w:tabs>
          <w:tab w:val="left" w:pos="2925"/>
        </w:tabs>
        <w:rPr>
          <w:rFonts w:asciiTheme="majorHAnsi" w:hAnsiTheme="majorHAnsi"/>
        </w:rPr>
      </w:pPr>
      <w:r>
        <w:rPr>
          <w:rFonts w:asciiTheme="majorHAnsi" w:hAnsiTheme="majorHAnsi"/>
          <w:noProof/>
          <w:lang w:eastAsia="en-IN" w:bidi="ta-IN"/>
        </w:rPr>
        <w:pict>
          <v:shape id="AutoShape 169" o:spid="_x0000_s1109" type="#_x0000_t32" style="position:absolute;margin-left:-66.75pt;margin-top:25.7pt;width:587.25pt;height:0;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" strokecolor="#4bacc6 [3208]" strokeweight="2.5pt">
            <v:shadow color="#868686"/>
          </v:shape>
        </w:pict>
      </w:r>
      <w:r w:rsidR="00067E5D" w:rsidRPr="000056F0">
        <w:rPr>
          <w:rFonts w:asciiTheme="majorHAnsi" w:hAnsiTheme="majorHAnsi"/>
        </w:rPr>
        <w:tab/>
      </w:r>
      <w:r w:rsidR="00067E5D">
        <w:rPr>
          <w:rFonts w:asciiTheme="majorHAnsi" w:hAnsiTheme="majorHAnsi"/>
        </w:rPr>
        <w:t>Marital</w:t>
      </w:r>
      <w:r w:rsidR="00067E5D" w:rsidRPr="000056F0">
        <w:rPr>
          <w:rFonts w:asciiTheme="majorHAnsi" w:hAnsiTheme="majorHAnsi"/>
        </w:rPr>
        <w:t xml:space="preserve"> Status                      </w:t>
      </w:r>
      <w:r w:rsidR="00067E5D">
        <w:rPr>
          <w:rFonts w:asciiTheme="majorHAnsi" w:hAnsiTheme="majorHAnsi"/>
        </w:rPr>
        <w:t xml:space="preserve"> </w:t>
      </w:r>
      <w:r w:rsidR="00067E5D" w:rsidRPr="000056F0">
        <w:rPr>
          <w:rFonts w:asciiTheme="majorHAnsi" w:hAnsiTheme="majorHAnsi"/>
        </w:rPr>
        <w:t>:  Unmarried.</w:t>
      </w:r>
    </w:p>
    <w:p w:rsidR="00067E5D" w:rsidRDefault="00FB711D" w:rsidP="00067E5D">
      <w:pPr>
        <w:tabs>
          <w:tab w:val="left" w:pos="2925"/>
        </w:tabs>
        <w:rPr>
          <w:rFonts w:asciiTheme="majorHAnsi" w:hAnsiTheme="majorHAnsi"/>
        </w:rPr>
      </w:pPr>
      <w:r w:rsidRPr="00FB711D">
        <w:rPr>
          <w:rFonts w:asciiTheme="majorHAnsi" w:hAnsiTheme="majorHAnsi"/>
          <w:noProof/>
          <w:sz w:val="48"/>
          <w:szCs w:val="48"/>
          <w:lang w:eastAsia="en-IN" w:bidi="ta-IN"/>
        </w:rPr>
        <w:lastRenderedPageBreak/>
        <w:pict>
          <v:shape id="AutoShape 174" o:spid="_x0000_s1108" type="#_x0000_t32" style="position:absolute;margin-left:-68.6pt;margin-top:20.75pt;width:587.25pt;height:0;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" strokecolor="#4bacc6 [3208]" strokeweight="2.5pt">
            <v:shadow color="#868686"/>
          </v:shape>
        </w:pict>
      </w:r>
    </w:p>
    <w:p w:rsidR="00CD5314" w:rsidRDefault="00295543" w:rsidP="00067E5D">
      <w:pPr>
        <w:tabs>
          <w:tab w:val="left" w:pos="2925"/>
        </w:tabs>
        <w:ind w:firstLine="2977"/>
        <w:rPr>
          <w:rFonts w:asciiTheme="majorHAnsi" w:hAnsiTheme="majorHAnsi"/>
        </w:rPr>
      </w:pPr>
      <w:r>
        <w:rPr>
          <w:rFonts w:asciiTheme="majorHAnsi" w:hAnsiTheme="majorHAnsi"/>
          <w:noProof/>
          <w:lang w:eastAsia="en-IN" w:bidi="ta-IN"/>
        </w:rPr>
        <w:drawing>
          <wp:anchor distT="0" distB="0" distL="114300" distR="114300" simplePos="0" relativeHeight="251596288" behindDoc="0" locked="0" layoutInCell="1" allowOverlap="1">
            <wp:simplePos x="0" y="0"/>
            <wp:positionH relativeFrom="column">
              <wp:posOffset>-479714</wp:posOffset>
            </wp:positionH>
            <wp:positionV relativeFrom="paragraph">
              <wp:posOffset>183168</wp:posOffset>
            </wp:positionV>
            <wp:extent cx="1584119" cy="1911928"/>
            <wp:effectExtent l="19050" t="0" r="0" b="0"/>
            <wp:wrapNone/>
            <wp:docPr id="180" name="Picture 180" descr="Jesika_M_2014_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Jesika_M_2014_079"/>
                    <pic:cNvPicPr>
                      <a:picLocks noChangeAspect="1" noChangeArrowheads="1"/>
                    </pic:cNvPicPr>
                  </pic:nvPicPr>
                  <pic:blipFill>
                    <a:blip r:embed="rId15"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4119" cy="1911928"/>
                    </a:xfrm>
                    <a:prstGeom prst="rect">
                      <a:avLst/>
                    </a:prstGeom>
                    <a:noFill/>
                  </pic:spPr>
                </pic:pic>
              </a:graphicData>
            </a:graphic>
          </wp:anchor>
        </w:drawing>
      </w:r>
      <w:r w:rsidR="00FB711D">
        <w:rPr>
          <w:rFonts w:asciiTheme="majorHAnsi" w:hAnsiTheme="majorHAnsi"/>
          <w:noProof/>
          <w:lang w:eastAsia="en-IN" w:bidi="ta-IN"/>
        </w:rPr>
        <w:pict>
          <v:shape id="Text Box 175" o:spid="_x0000_s1032" type="#_x0000_t202" style="position:absolute;left:0;text-align:left;margin-left:-56.5pt;margin-top:24.85pt;width:26.25pt;height:22.5pt;z-index:25163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" stroked="f">
            <v:textbox>
              <w:txbxContent>
                <w:p w:rsidR="009E47C2" w:rsidRDefault="009E47C2" w:rsidP="00067E5D">
                  <w:r>
                    <w:t>7.</w:t>
                  </w:r>
                </w:p>
              </w:txbxContent>
            </v:textbox>
          </v:shape>
        </w:pict>
      </w:r>
    </w:p>
    <w:p w:rsidR="00067E5D" w:rsidRPr="000056F0" w:rsidRDefault="00067E5D" w:rsidP="00067E5D">
      <w:pPr>
        <w:tabs>
          <w:tab w:val="left" w:pos="2925"/>
        </w:tabs>
        <w:ind w:firstLine="2977"/>
        <w:rPr>
          <w:rFonts w:asciiTheme="majorHAnsi" w:hAnsiTheme="majorHAnsi"/>
        </w:rPr>
      </w:pPr>
      <w:r w:rsidRPr="000056F0">
        <w:rPr>
          <w:rFonts w:asciiTheme="majorHAnsi" w:hAnsiTheme="majorHAnsi"/>
        </w:rPr>
        <w:t xml:space="preserve">Name                                       :  </w:t>
      </w:r>
      <w:proofErr w:type="spellStart"/>
      <w:r w:rsidR="00B3358C">
        <w:rPr>
          <w:rFonts w:asciiTheme="majorHAnsi" w:hAnsiTheme="majorHAnsi"/>
          <w:b/>
        </w:rPr>
        <w:t>Jesika</w:t>
      </w:r>
      <w:proofErr w:type="spellEnd"/>
      <w:r w:rsidR="00B3358C">
        <w:rPr>
          <w:rFonts w:asciiTheme="majorHAnsi" w:hAnsiTheme="majorHAnsi"/>
          <w:b/>
        </w:rPr>
        <w:t xml:space="preserve"> M</w:t>
      </w:r>
    </w:p>
    <w:p w:rsidR="00067E5D" w:rsidRPr="000056F0" w:rsidRDefault="00067E5D" w:rsidP="00067E5D">
      <w:pPr>
        <w:tabs>
          <w:tab w:val="left" w:pos="2925"/>
        </w:tabs>
        <w:ind w:left="5529" w:hanging="5529"/>
        <w:rPr>
          <w:rFonts w:asciiTheme="majorHAnsi" w:hAnsiTheme="majorHAnsi"/>
        </w:rPr>
      </w:pPr>
      <w:r w:rsidRPr="000056F0">
        <w:rPr>
          <w:rFonts w:asciiTheme="majorHAnsi" w:hAnsiTheme="majorHAnsi"/>
        </w:rPr>
        <w:tab/>
        <w:t xml:space="preserve">Address                                   :  </w:t>
      </w:r>
      <w:r w:rsidR="00B3358C">
        <w:rPr>
          <w:rFonts w:asciiTheme="majorHAnsi" w:hAnsiTheme="majorHAnsi"/>
        </w:rPr>
        <w:t>No.</w:t>
      </w:r>
      <w:r w:rsidR="00FB1870">
        <w:rPr>
          <w:rFonts w:asciiTheme="majorHAnsi" w:hAnsiTheme="majorHAnsi"/>
        </w:rPr>
        <w:t xml:space="preserve"> </w:t>
      </w:r>
      <w:r w:rsidR="00B3358C">
        <w:rPr>
          <w:rFonts w:asciiTheme="majorHAnsi" w:hAnsiTheme="majorHAnsi"/>
        </w:rPr>
        <w:t xml:space="preserve">457, </w:t>
      </w:r>
      <w:proofErr w:type="spellStart"/>
      <w:r w:rsidR="00B3358C">
        <w:rPr>
          <w:rFonts w:asciiTheme="majorHAnsi" w:hAnsiTheme="majorHAnsi"/>
        </w:rPr>
        <w:t>Annanagar</w:t>
      </w:r>
      <w:proofErr w:type="spellEnd"/>
      <w:r w:rsidR="00B3358C">
        <w:rPr>
          <w:rFonts w:asciiTheme="majorHAnsi" w:hAnsiTheme="majorHAnsi"/>
        </w:rPr>
        <w:t>,</w:t>
      </w:r>
      <w:r w:rsidR="00FB1870">
        <w:rPr>
          <w:rFonts w:asciiTheme="majorHAnsi" w:hAnsiTheme="majorHAnsi"/>
        </w:rPr>
        <w:t xml:space="preserve"> </w:t>
      </w:r>
      <w:proofErr w:type="spellStart"/>
      <w:r w:rsidR="00B3358C">
        <w:rPr>
          <w:rFonts w:asciiTheme="majorHAnsi" w:hAnsiTheme="majorHAnsi"/>
        </w:rPr>
        <w:t>Kuppanatham</w:t>
      </w:r>
      <w:proofErr w:type="spellEnd"/>
      <w:r w:rsidR="00B3358C">
        <w:rPr>
          <w:rFonts w:asciiTheme="majorHAnsi" w:hAnsiTheme="majorHAnsi"/>
        </w:rPr>
        <w:t>,</w:t>
      </w:r>
      <w:r w:rsidR="00FB1870">
        <w:rPr>
          <w:rFonts w:asciiTheme="majorHAnsi" w:hAnsiTheme="majorHAnsi"/>
        </w:rPr>
        <w:t xml:space="preserve"> </w:t>
      </w:r>
      <w:proofErr w:type="spellStart"/>
      <w:r w:rsidR="00B3358C">
        <w:rPr>
          <w:rFonts w:asciiTheme="majorHAnsi" w:hAnsiTheme="majorHAnsi"/>
        </w:rPr>
        <w:t>Chengam</w:t>
      </w:r>
      <w:proofErr w:type="spellEnd"/>
    </w:p>
    <w:p w:rsidR="00067E5D" w:rsidRPr="000056F0" w:rsidRDefault="00067E5D" w:rsidP="00067E5D">
      <w:pPr>
        <w:tabs>
          <w:tab w:val="left" w:pos="2925"/>
        </w:tabs>
        <w:rPr>
          <w:rFonts w:asciiTheme="majorHAnsi" w:hAnsiTheme="majorHAnsi"/>
          <w:b/>
        </w:rPr>
      </w:pPr>
      <w:r w:rsidRPr="000056F0">
        <w:rPr>
          <w:rFonts w:asciiTheme="majorHAnsi" w:hAnsiTheme="majorHAnsi"/>
        </w:rPr>
        <w:tab/>
        <w:t xml:space="preserve">Village                                     :  </w:t>
      </w:r>
      <w:r w:rsidR="00B3358C">
        <w:rPr>
          <w:rFonts w:asciiTheme="majorHAnsi" w:hAnsiTheme="majorHAnsi"/>
          <w:b/>
        </w:rPr>
        <w:t>CHENGAM</w:t>
      </w:r>
    </w:p>
    <w:p w:rsidR="00067E5D" w:rsidRPr="000056F0" w:rsidRDefault="00067E5D" w:rsidP="00067E5D">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Sponsorship             :  </w:t>
      </w:r>
      <w:r w:rsidR="00771941">
        <w:rPr>
          <w:rFonts w:asciiTheme="majorHAnsi" w:hAnsiTheme="majorHAnsi"/>
          <w:highlight w:val="yellow"/>
        </w:rPr>
        <w:t>1999-2011</w:t>
      </w:r>
      <w:r w:rsidR="00E832E2" w:rsidRPr="00E260DE">
        <w:rPr>
          <w:rFonts w:asciiTheme="majorHAnsi" w:hAnsiTheme="majorHAnsi"/>
          <w:highlight w:val="yellow"/>
        </w:rPr>
        <w:t>, 12Years Schooling.</w:t>
      </w:r>
    </w:p>
    <w:p w:rsidR="00067E5D" w:rsidRPr="000056F0" w:rsidRDefault="00067E5D" w:rsidP="00067E5D">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PTP                             :  </w:t>
      </w:r>
      <w:r w:rsidR="00172355">
        <w:rPr>
          <w:rFonts w:asciiTheme="majorHAnsi" w:hAnsiTheme="majorHAnsi"/>
          <w:highlight w:val="yellow"/>
        </w:rPr>
        <w:t>2011</w:t>
      </w:r>
      <w:r w:rsidRPr="00E260DE">
        <w:rPr>
          <w:rFonts w:asciiTheme="majorHAnsi" w:hAnsiTheme="majorHAnsi"/>
          <w:highlight w:val="yellow"/>
        </w:rPr>
        <w:t xml:space="preserve"> – 201</w:t>
      </w:r>
      <w:r w:rsidR="00172355">
        <w:rPr>
          <w:rFonts w:asciiTheme="majorHAnsi" w:hAnsiTheme="majorHAnsi"/>
          <w:highlight w:val="yellow"/>
        </w:rPr>
        <w:t>5</w:t>
      </w:r>
      <w:r>
        <w:rPr>
          <w:rFonts w:asciiTheme="majorHAnsi" w:hAnsiTheme="majorHAnsi"/>
          <w:highlight w:val="yellow"/>
        </w:rPr>
        <w:t>,</w:t>
      </w:r>
      <w:r w:rsidRPr="00E260DE">
        <w:rPr>
          <w:rFonts w:asciiTheme="majorHAnsi" w:hAnsiTheme="majorHAnsi"/>
          <w:highlight w:val="yellow"/>
        </w:rPr>
        <w:t xml:space="preserve"> </w:t>
      </w:r>
      <w:r w:rsidR="00172355">
        <w:rPr>
          <w:rFonts w:asciiTheme="majorHAnsi" w:hAnsiTheme="majorHAnsi"/>
          <w:highlight w:val="yellow"/>
        </w:rPr>
        <w:t>4</w:t>
      </w:r>
      <w:r w:rsidRPr="00E260DE">
        <w:rPr>
          <w:rFonts w:asciiTheme="majorHAnsi" w:hAnsiTheme="majorHAnsi"/>
          <w:highlight w:val="yellow"/>
        </w:rPr>
        <w:t xml:space="preserve"> Years College.</w:t>
      </w:r>
    </w:p>
    <w:p w:rsidR="00067E5D" w:rsidRPr="000056F0" w:rsidRDefault="00067E5D" w:rsidP="00067E5D">
      <w:pPr>
        <w:ind w:left="5529" w:hanging="2977"/>
        <w:rPr>
          <w:rFonts w:asciiTheme="majorHAnsi" w:hAnsiTheme="majorHAnsi"/>
        </w:rPr>
      </w:pPr>
      <w:r w:rsidRPr="000056F0">
        <w:rPr>
          <w:rFonts w:asciiTheme="majorHAnsi" w:hAnsiTheme="majorHAnsi"/>
        </w:rPr>
        <w:t xml:space="preserve">        School                         </w:t>
      </w:r>
      <w:r w:rsidR="00C75127">
        <w:rPr>
          <w:rFonts w:asciiTheme="majorHAnsi" w:hAnsiTheme="majorHAnsi"/>
        </w:rPr>
        <w:t xml:space="preserve">            :  Sri </w:t>
      </w:r>
      <w:proofErr w:type="spellStart"/>
      <w:r w:rsidR="00C75127">
        <w:rPr>
          <w:rFonts w:asciiTheme="majorHAnsi" w:hAnsiTheme="majorHAnsi"/>
        </w:rPr>
        <w:t>Ramana</w:t>
      </w:r>
      <w:proofErr w:type="spellEnd"/>
      <w:r w:rsidR="00C75127">
        <w:rPr>
          <w:rFonts w:asciiTheme="majorHAnsi" w:hAnsiTheme="majorHAnsi"/>
        </w:rPr>
        <w:t xml:space="preserve"> Mahari</w:t>
      </w:r>
      <w:r w:rsidRPr="000056F0">
        <w:rPr>
          <w:rFonts w:asciiTheme="majorHAnsi" w:hAnsiTheme="majorHAnsi"/>
        </w:rPr>
        <w:t>shi Matriculation Higher secondary school.</w:t>
      </w:r>
    </w:p>
    <w:p w:rsidR="00067E5D" w:rsidRPr="000056F0" w:rsidRDefault="00067E5D" w:rsidP="00067E5D">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  Bachelor </w:t>
      </w:r>
      <w:r w:rsidR="00BC76E7">
        <w:rPr>
          <w:rFonts w:asciiTheme="majorHAnsi" w:hAnsiTheme="majorHAnsi"/>
        </w:rPr>
        <w:t xml:space="preserve">of English in </w:t>
      </w:r>
      <w:proofErr w:type="spellStart"/>
      <w:r w:rsidR="00E832E2">
        <w:rPr>
          <w:rFonts w:asciiTheme="majorHAnsi" w:hAnsiTheme="majorHAnsi"/>
        </w:rPr>
        <w:t>Kamban</w:t>
      </w:r>
      <w:proofErr w:type="spellEnd"/>
      <w:r w:rsidR="00BC76E7">
        <w:rPr>
          <w:rFonts w:asciiTheme="majorHAnsi" w:hAnsiTheme="majorHAnsi"/>
        </w:rPr>
        <w:t xml:space="preserve"> Arts &amp; science college, Bachelor of </w:t>
      </w:r>
      <w:proofErr w:type="gramStart"/>
      <w:r w:rsidR="00BC76E7">
        <w:rPr>
          <w:rFonts w:asciiTheme="majorHAnsi" w:hAnsiTheme="majorHAnsi"/>
        </w:rPr>
        <w:t>Education(</w:t>
      </w:r>
      <w:proofErr w:type="gramEnd"/>
      <w:r w:rsidR="00BC76E7">
        <w:rPr>
          <w:rFonts w:asciiTheme="majorHAnsi" w:hAnsiTheme="majorHAnsi"/>
        </w:rPr>
        <w:t xml:space="preserve">English) </w:t>
      </w:r>
      <w:r w:rsidR="00E832E2">
        <w:rPr>
          <w:rFonts w:asciiTheme="majorHAnsi" w:hAnsiTheme="majorHAnsi"/>
        </w:rPr>
        <w:t xml:space="preserve">in </w:t>
      </w:r>
      <w:proofErr w:type="spellStart"/>
      <w:r w:rsidR="00E832E2">
        <w:rPr>
          <w:rFonts w:asciiTheme="majorHAnsi" w:hAnsiTheme="majorHAnsi"/>
        </w:rPr>
        <w:t>Chezian</w:t>
      </w:r>
      <w:proofErr w:type="spellEnd"/>
      <w:r w:rsidR="00E832E2">
        <w:rPr>
          <w:rFonts w:asciiTheme="majorHAnsi" w:hAnsiTheme="majorHAnsi"/>
        </w:rPr>
        <w:t xml:space="preserve"> College of Education</w:t>
      </w:r>
      <w:r w:rsidR="00BC76E7">
        <w:rPr>
          <w:rFonts w:asciiTheme="majorHAnsi" w:hAnsiTheme="majorHAnsi"/>
        </w:rPr>
        <w:t>.</w:t>
      </w:r>
    </w:p>
    <w:p w:rsidR="00067E5D" w:rsidRPr="000056F0" w:rsidRDefault="00067E5D" w:rsidP="00067E5D">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Working as a</w:t>
      </w:r>
      <w:r w:rsidR="00525DBE">
        <w:rPr>
          <w:rFonts w:asciiTheme="majorHAnsi" w:hAnsiTheme="majorHAnsi"/>
        </w:rPr>
        <w:t>n</w:t>
      </w:r>
      <w:r>
        <w:rPr>
          <w:rFonts w:asciiTheme="majorHAnsi" w:hAnsiTheme="majorHAnsi"/>
        </w:rPr>
        <w:t xml:space="preserve"> </w:t>
      </w:r>
      <w:r w:rsidR="00BC76E7">
        <w:rPr>
          <w:rFonts w:asciiTheme="majorHAnsi" w:hAnsiTheme="majorHAnsi"/>
        </w:rPr>
        <w:t xml:space="preserve">Teacher in Sri </w:t>
      </w:r>
      <w:proofErr w:type="spellStart"/>
      <w:r w:rsidR="00BC76E7">
        <w:rPr>
          <w:rFonts w:asciiTheme="majorHAnsi" w:hAnsiTheme="majorHAnsi"/>
        </w:rPr>
        <w:t>Bhagavan</w:t>
      </w:r>
      <w:proofErr w:type="spellEnd"/>
      <w:r w:rsidR="00BC76E7">
        <w:rPr>
          <w:rFonts w:asciiTheme="majorHAnsi" w:hAnsiTheme="majorHAnsi"/>
        </w:rPr>
        <w:t xml:space="preserve"> higher secondary school, Tiruvannamalai</w:t>
      </w:r>
    </w:p>
    <w:p w:rsidR="00957EEA" w:rsidRPr="00E832E2" w:rsidRDefault="00FB711D" w:rsidP="00E832E2">
      <w:pPr>
        <w:tabs>
          <w:tab w:val="left" w:pos="2925"/>
        </w:tabs>
        <w:rPr>
          <w:rFonts w:asciiTheme="majorHAnsi" w:hAnsiTheme="majorHAnsi"/>
        </w:rPr>
      </w:pPr>
      <w:r>
        <w:rPr>
          <w:rFonts w:asciiTheme="majorHAnsi" w:hAnsiTheme="majorHAnsi"/>
          <w:noProof/>
          <w:lang w:eastAsia="en-IN" w:bidi="ta-IN"/>
        </w:rPr>
        <w:pict>
          <v:shape id="Text Box 181" o:spid="_x0000_s1033" type="#_x0000_t202" style="position:absolute;margin-left:-53.5pt;margin-top:24.9pt;width:26.25pt;height:22.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" stroked="f">
            <v:textbox>
              <w:txbxContent>
                <w:p w:rsidR="009E47C2" w:rsidRDefault="009E47C2" w:rsidP="00E832E2">
                  <w:r>
                    <w:t>8.</w:t>
                  </w:r>
                </w:p>
              </w:txbxContent>
            </v:textbox>
          </v:shape>
        </w:pict>
      </w:r>
      <w:r>
        <w:rPr>
          <w:rFonts w:asciiTheme="majorHAnsi" w:hAnsiTheme="majorHAnsi"/>
          <w:noProof/>
          <w:lang w:eastAsia="en-IN" w:bidi="ta-IN"/>
        </w:rPr>
        <w:pict>
          <v:shape id="AutoShape 176" o:spid="_x0000_s1107" type="#_x0000_t32" style="position:absolute;margin-left:-66.75pt;margin-top:17.15pt;width:587.25pt;height:0;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" strokecolor="#4bacc6 [3208]" strokeweight="2.5pt">
            <v:shadow color="#868686"/>
          </v:shape>
        </w:pict>
      </w:r>
      <w:r w:rsidR="00067E5D" w:rsidRPr="000056F0">
        <w:rPr>
          <w:rFonts w:asciiTheme="majorHAnsi" w:hAnsiTheme="majorHAnsi"/>
        </w:rPr>
        <w:tab/>
      </w:r>
      <w:r w:rsidR="00067E5D">
        <w:rPr>
          <w:rFonts w:asciiTheme="majorHAnsi" w:hAnsiTheme="majorHAnsi"/>
        </w:rPr>
        <w:t>Marital</w:t>
      </w:r>
      <w:r w:rsidR="00067E5D" w:rsidRPr="000056F0">
        <w:rPr>
          <w:rFonts w:asciiTheme="majorHAnsi" w:hAnsiTheme="majorHAnsi"/>
        </w:rPr>
        <w:t xml:space="preserve"> Status                      </w:t>
      </w:r>
      <w:r w:rsidR="00067E5D">
        <w:rPr>
          <w:rFonts w:asciiTheme="majorHAnsi" w:hAnsiTheme="majorHAnsi"/>
        </w:rPr>
        <w:t xml:space="preserve"> </w:t>
      </w:r>
      <w:r w:rsidR="00067E5D" w:rsidRPr="000056F0">
        <w:rPr>
          <w:rFonts w:asciiTheme="majorHAnsi" w:hAnsiTheme="majorHAnsi"/>
        </w:rPr>
        <w:t>:  Unmarried.</w:t>
      </w:r>
    </w:p>
    <w:p w:rsidR="00E832E2" w:rsidRPr="000056F0" w:rsidRDefault="00495E60" w:rsidP="00E832E2">
      <w:pPr>
        <w:tabs>
          <w:tab w:val="left" w:pos="2925"/>
        </w:tabs>
        <w:ind w:firstLine="2977"/>
        <w:rPr>
          <w:rFonts w:asciiTheme="majorHAnsi" w:hAnsiTheme="majorHAnsi"/>
        </w:rPr>
      </w:pPr>
      <w:r>
        <w:rPr>
          <w:noProof/>
          <w:lang w:eastAsia="en-IN" w:bidi="ta-IN"/>
        </w:rPr>
        <w:drawing>
          <wp:anchor distT="0" distB="0" distL="114300" distR="114300" simplePos="0" relativeHeight="251597312" behindDoc="0" locked="0" layoutInCell="1" allowOverlap="1">
            <wp:simplePos x="0" y="0"/>
            <wp:positionH relativeFrom="column">
              <wp:posOffset>-399415</wp:posOffset>
            </wp:positionH>
            <wp:positionV relativeFrom="paragraph">
              <wp:posOffset>160020</wp:posOffset>
            </wp:positionV>
            <wp:extent cx="1551305" cy="1957705"/>
            <wp:effectExtent l="0" t="0" r="0" b="0"/>
            <wp:wrapNone/>
            <wp:docPr id="183" name="Picture 183" descr="Jayachandran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yachandran_E"/>
                    <pic:cNvPicPr>
                      <a:picLocks noChangeAspect="1" noChangeArrowheads="1"/>
                    </pic:cNvPicPr>
                  </pic:nvPicPr>
                  <pic:blipFill>
                    <a:blip r:embed="rId16"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1305" cy="1957705"/>
                    </a:xfrm>
                    <a:prstGeom prst="rect">
                      <a:avLst/>
                    </a:prstGeom>
                    <a:noFill/>
                  </pic:spPr>
                </pic:pic>
              </a:graphicData>
            </a:graphic>
          </wp:anchor>
        </w:drawing>
      </w:r>
      <w:r w:rsidR="00E832E2" w:rsidRPr="000056F0">
        <w:rPr>
          <w:rFonts w:asciiTheme="majorHAnsi" w:hAnsiTheme="majorHAnsi"/>
        </w:rPr>
        <w:t xml:space="preserve">Name                                       :  </w:t>
      </w:r>
      <w:proofErr w:type="spellStart"/>
      <w:r w:rsidR="00E832E2">
        <w:rPr>
          <w:rFonts w:asciiTheme="majorHAnsi" w:hAnsiTheme="majorHAnsi"/>
          <w:b/>
        </w:rPr>
        <w:t>Jayachandran</w:t>
      </w:r>
      <w:proofErr w:type="spellEnd"/>
      <w:r w:rsidR="00E832E2">
        <w:rPr>
          <w:rFonts w:asciiTheme="majorHAnsi" w:hAnsiTheme="majorHAnsi"/>
          <w:b/>
        </w:rPr>
        <w:t xml:space="preserve"> E</w:t>
      </w:r>
    </w:p>
    <w:p w:rsidR="00E832E2" w:rsidRPr="000056F0" w:rsidRDefault="00E832E2" w:rsidP="00E832E2">
      <w:pPr>
        <w:tabs>
          <w:tab w:val="left" w:pos="2925"/>
        </w:tabs>
        <w:ind w:left="5529" w:hanging="5529"/>
        <w:rPr>
          <w:rFonts w:asciiTheme="majorHAnsi" w:hAnsiTheme="majorHAnsi"/>
        </w:rPr>
      </w:pPr>
      <w:r w:rsidRPr="000056F0">
        <w:rPr>
          <w:rFonts w:asciiTheme="majorHAnsi" w:hAnsiTheme="majorHAnsi"/>
        </w:rPr>
        <w:tab/>
        <w:t xml:space="preserve">Address                                   :  </w:t>
      </w:r>
      <w:r>
        <w:rPr>
          <w:rFonts w:asciiTheme="majorHAnsi" w:hAnsiTheme="majorHAnsi"/>
        </w:rPr>
        <w:t>No.</w:t>
      </w:r>
      <w:r w:rsidR="00FB1870">
        <w:rPr>
          <w:rFonts w:asciiTheme="majorHAnsi" w:hAnsiTheme="majorHAnsi"/>
        </w:rPr>
        <w:t xml:space="preserve"> </w:t>
      </w:r>
      <w:r>
        <w:rPr>
          <w:rFonts w:asciiTheme="majorHAnsi" w:hAnsiTheme="majorHAnsi"/>
        </w:rPr>
        <w:t xml:space="preserve">8, </w:t>
      </w:r>
      <w:proofErr w:type="spellStart"/>
      <w:r>
        <w:rPr>
          <w:rFonts w:asciiTheme="majorHAnsi" w:hAnsiTheme="majorHAnsi"/>
        </w:rPr>
        <w:t>Perumbakkam</w:t>
      </w:r>
      <w:proofErr w:type="spellEnd"/>
      <w:r>
        <w:rPr>
          <w:rFonts w:asciiTheme="majorHAnsi" w:hAnsiTheme="majorHAnsi"/>
        </w:rPr>
        <w:t xml:space="preserve"> Village, </w:t>
      </w:r>
      <w:proofErr w:type="spellStart"/>
      <w:r>
        <w:rPr>
          <w:rFonts w:asciiTheme="majorHAnsi" w:hAnsiTheme="majorHAnsi"/>
        </w:rPr>
        <w:t>Pandithapattu</w:t>
      </w:r>
      <w:proofErr w:type="spellEnd"/>
      <w:r>
        <w:rPr>
          <w:rFonts w:asciiTheme="majorHAnsi" w:hAnsiTheme="majorHAnsi"/>
        </w:rPr>
        <w:t xml:space="preserve"> Post.</w:t>
      </w:r>
    </w:p>
    <w:p w:rsidR="00E832E2" w:rsidRPr="000056F0" w:rsidRDefault="00E832E2" w:rsidP="00E832E2">
      <w:pPr>
        <w:tabs>
          <w:tab w:val="left" w:pos="2925"/>
        </w:tabs>
        <w:rPr>
          <w:rFonts w:asciiTheme="majorHAnsi" w:hAnsiTheme="majorHAnsi"/>
          <w:b/>
        </w:rPr>
      </w:pPr>
      <w:r w:rsidRPr="000056F0">
        <w:rPr>
          <w:rFonts w:asciiTheme="majorHAnsi" w:hAnsiTheme="majorHAnsi"/>
        </w:rPr>
        <w:tab/>
        <w:t xml:space="preserve">Village                                     :  </w:t>
      </w:r>
      <w:r>
        <w:rPr>
          <w:rFonts w:asciiTheme="majorHAnsi" w:hAnsiTheme="majorHAnsi"/>
          <w:b/>
        </w:rPr>
        <w:t>PERUMPAKKAM</w:t>
      </w:r>
    </w:p>
    <w:p w:rsidR="00E832E2" w:rsidRPr="000056F0" w:rsidRDefault="00E832E2" w:rsidP="00E832E2">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Sponsorship             :  </w:t>
      </w:r>
      <w:r>
        <w:rPr>
          <w:rFonts w:asciiTheme="majorHAnsi" w:hAnsiTheme="majorHAnsi"/>
          <w:highlight w:val="yellow"/>
        </w:rPr>
        <w:t>1999-2011</w:t>
      </w:r>
      <w:r w:rsidRPr="00E260DE">
        <w:rPr>
          <w:rFonts w:asciiTheme="majorHAnsi" w:hAnsiTheme="majorHAnsi"/>
          <w:highlight w:val="yellow"/>
        </w:rPr>
        <w:t>, 12Years Schooling.</w:t>
      </w:r>
    </w:p>
    <w:p w:rsidR="00E832E2" w:rsidRPr="000056F0" w:rsidRDefault="00E832E2" w:rsidP="00E832E2">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PTP                             :  </w:t>
      </w:r>
      <w:r>
        <w:rPr>
          <w:rFonts w:asciiTheme="majorHAnsi" w:hAnsiTheme="majorHAnsi"/>
          <w:highlight w:val="yellow"/>
        </w:rPr>
        <w:t>2010</w:t>
      </w:r>
      <w:r w:rsidRPr="00E260DE">
        <w:rPr>
          <w:rFonts w:asciiTheme="majorHAnsi" w:hAnsiTheme="majorHAnsi"/>
          <w:highlight w:val="yellow"/>
        </w:rPr>
        <w:t xml:space="preserve"> – 201</w:t>
      </w:r>
      <w:r>
        <w:rPr>
          <w:rFonts w:asciiTheme="majorHAnsi" w:hAnsiTheme="majorHAnsi"/>
          <w:highlight w:val="yellow"/>
        </w:rPr>
        <w:t>4,</w:t>
      </w:r>
      <w:r w:rsidRPr="00E260DE">
        <w:rPr>
          <w:rFonts w:asciiTheme="majorHAnsi" w:hAnsiTheme="majorHAnsi"/>
          <w:highlight w:val="yellow"/>
        </w:rPr>
        <w:t xml:space="preserve"> </w:t>
      </w:r>
      <w:r>
        <w:rPr>
          <w:rFonts w:asciiTheme="majorHAnsi" w:hAnsiTheme="majorHAnsi"/>
          <w:highlight w:val="yellow"/>
        </w:rPr>
        <w:t>4</w:t>
      </w:r>
      <w:r w:rsidRPr="00E260DE">
        <w:rPr>
          <w:rFonts w:asciiTheme="majorHAnsi" w:hAnsiTheme="majorHAnsi"/>
          <w:highlight w:val="yellow"/>
        </w:rPr>
        <w:t xml:space="preserve"> Years College.</w:t>
      </w:r>
    </w:p>
    <w:p w:rsidR="00E832E2" w:rsidRPr="000056F0" w:rsidRDefault="00E832E2" w:rsidP="00E832E2">
      <w:pPr>
        <w:ind w:left="5529" w:hanging="2977"/>
        <w:rPr>
          <w:rFonts w:asciiTheme="majorHAnsi" w:hAnsiTheme="majorHAnsi"/>
        </w:rPr>
      </w:pPr>
      <w:r w:rsidRPr="000056F0">
        <w:rPr>
          <w:rFonts w:asciiTheme="majorHAnsi" w:hAnsiTheme="majorHAnsi"/>
        </w:rPr>
        <w:t xml:space="preserve">        School                         </w:t>
      </w:r>
      <w:r w:rsidR="00C75127">
        <w:rPr>
          <w:rFonts w:asciiTheme="majorHAnsi" w:hAnsiTheme="majorHAnsi"/>
        </w:rPr>
        <w:t xml:space="preserve">            :  Sri </w:t>
      </w:r>
      <w:proofErr w:type="spellStart"/>
      <w:r w:rsidR="00C75127">
        <w:rPr>
          <w:rFonts w:asciiTheme="majorHAnsi" w:hAnsiTheme="majorHAnsi"/>
        </w:rPr>
        <w:t>Ramana</w:t>
      </w:r>
      <w:proofErr w:type="spellEnd"/>
      <w:r w:rsidR="00C75127">
        <w:rPr>
          <w:rFonts w:asciiTheme="majorHAnsi" w:hAnsiTheme="majorHAnsi"/>
        </w:rPr>
        <w:t xml:space="preserve"> Mahari</w:t>
      </w:r>
      <w:r w:rsidRPr="000056F0">
        <w:rPr>
          <w:rFonts w:asciiTheme="majorHAnsi" w:hAnsiTheme="majorHAnsi"/>
        </w:rPr>
        <w:t>shi Matriculation Higher secondary school.</w:t>
      </w:r>
    </w:p>
    <w:p w:rsidR="00E832E2" w:rsidRPr="000056F0" w:rsidRDefault="00E832E2" w:rsidP="00E832E2">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  Bachelor of </w:t>
      </w:r>
      <w:r w:rsidR="006D4472">
        <w:rPr>
          <w:rFonts w:asciiTheme="majorHAnsi" w:hAnsiTheme="majorHAnsi"/>
        </w:rPr>
        <w:t>Mechanical Engineering i</w:t>
      </w:r>
      <w:r w:rsidR="00D821FA">
        <w:rPr>
          <w:rFonts w:asciiTheme="majorHAnsi" w:hAnsiTheme="majorHAnsi"/>
        </w:rPr>
        <w:t xml:space="preserve">n </w:t>
      </w:r>
      <w:proofErr w:type="spellStart"/>
      <w:r w:rsidR="00D821FA">
        <w:rPr>
          <w:rFonts w:asciiTheme="majorHAnsi" w:hAnsiTheme="majorHAnsi"/>
        </w:rPr>
        <w:t>Arunai</w:t>
      </w:r>
      <w:proofErr w:type="spellEnd"/>
      <w:r w:rsidR="00D821FA">
        <w:rPr>
          <w:rFonts w:asciiTheme="majorHAnsi" w:hAnsiTheme="majorHAnsi"/>
        </w:rPr>
        <w:t xml:space="preserve"> College of Engineering, </w:t>
      </w:r>
      <w:proofErr w:type="spellStart"/>
      <w:r w:rsidR="00D821FA">
        <w:rPr>
          <w:rFonts w:asciiTheme="majorHAnsi" w:hAnsiTheme="majorHAnsi"/>
        </w:rPr>
        <w:t>T.V.Malai</w:t>
      </w:r>
      <w:proofErr w:type="spellEnd"/>
    </w:p>
    <w:p w:rsidR="00E832E2" w:rsidRPr="000056F0" w:rsidRDefault="00E832E2" w:rsidP="00E832E2">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Working as a</w:t>
      </w:r>
      <w:r w:rsidR="00525DBE">
        <w:rPr>
          <w:rFonts w:asciiTheme="majorHAnsi" w:hAnsiTheme="majorHAnsi"/>
        </w:rPr>
        <w:t>n</w:t>
      </w:r>
      <w:r>
        <w:rPr>
          <w:rFonts w:asciiTheme="majorHAnsi" w:hAnsiTheme="majorHAnsi"/>
        </w:rPr>
        <w:t xml:space="preserve"> </w:t>
      </w:r>
      <w:r w:rsidR="006D4472">
        <w:rPr>
          <w:rFonts w:asciiTheme="majorHAnsi" w:hAnsiTheme="majorHAnsi"/>
        </w:rPr>
        <w:t xml:space="preserve">Assistant Technical in </w:t>
      </w:r>
      <w:proofErr w:type="spellStart"/>
      <w:r w:rsidR="006D4472">
        <w:rPr>
          <w:rFonts w:asciiTheme="majorHAnsi" w:hAnsiTheme="majorHAnsi"/>
        </w:rPr>
        <w:t>Srushty</w:t>
      </w:r>
      <w:proofErr w:type="spellEnd"/>
      <w:r w:rsidR="006D4472">
        <w:rPr>
          <w:rFonts w:asciiTheme="majorHAnsi" w:hAnsiTheme="majorHAnsi"/>
        </w:rPr>
        <w:t xml:space="preserve"> Global Solutions PVT Ltd, Chennai. </w:t>
      </w:r>
    </w:p>
    <w:p w:rsidR="005F0622" w:rsidRDefault="00FB711D" w:rsidP="00F05E1F">
      <w:pPr>
        <w:tabs>
          <w:tab w:val="left" w:pos="2925"/>
        </w:tabs>
        <w:rPr>
          <w:rFonts w:asciiTheme="majorHAnsi" w:hAnsiTheme="majorHAnsi"/>
        </w:rPr>
      </w:pPr>
      <w:r>
        <w:rPr>
          <w:rFonts w:asciiTheme="majorHAnsi" w:hAnsiTheme="majorHAnsi"/>
          <w:noProof/>
          <w:lang w:eastAsia="en-IN" w:bidi="ta-IN"/>
        </w:rPr>
        <w:pict>
          <v:shape id="AutoShape 182" o:spid="_x0000_s1106" type="#_x0000_t32" style="position:absolute;margin-left:-66.75pt;margin-top:25.7pt;width:587.25pt;height:0;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" strokecolor="#4bacc6 [3208]" strokeweight="2.5pt">
            <v:shadow color="#868686"/>
          </v:shape>
        </w:pict>
      </w:r>
      <w:r w:rsidR="00E832E2" w:rsidRPr="000056F0">
        <w:rPr>
          <w:rFonts w:asciiTheme="majorHAnsi" w:hAnsiTheme="majorHAnsi"/>
        </w:rPr>
        <w:tab/>
      </w:r>
      <w:r w:rsidR="00E832E2">
        <w:rPr>
          <w:rFonts w:asciiTheme="majorHAnsi" w:hAnsiTheme="majorHAnsi"/>
        </w:rPr>
        <w:t>Marital</w:t>
      </w:r>
      <w:r w:rsidR="00E832E2" w:rsidRPr="000056F0">
        <w:rPr>
          <w:rFonts w:asciiTheme="majorHAnsi" w:hAnsiTheme="majorHAnsi"/>
        </w:rPr>
        <w:t xml:space="preserve"> Status                      </w:t>
      </w:r>
      <w:r w:rsidR="00E832E2">
        <w:rPr>
          <w:rFonts w:asciiTheme="majorHAnsi" w:hAnsiTheme="majorHAnsi"/>
        </w:rPr>
        <w:t xml:space="preserve"> </w:t>
      </w:r>
      <w:r w:rsidR="00E832E2" w:rsidRPr="000056F0">
        <w:rPr>
          <w:rFonts w:asciiTheme="majorHAnsi" w:hAnsiTheme="majorHAnsi"/>
        </w:rPr>
        <w:t>:  Unmarried.</w:t>
      </w:r>
    </w:p>
    <w:p w:rsidR="005F0622" w:rsidRPr="00DA619F" w:rsidRDefault="00FB711D" w:rsidP="005F0622">
      <w:pPr>
        <w:rPr>
          <w:rFonts w:asciiTheme="majorHAnsi" w:hAnsiTheme="majorHAnsi"/>
          <w:sz w:val="48"/>
          <w:szCs w:val="48"/>
        </w:rPr>
      </w:pPr>
      <w:r w:rsidRPr="00FB711D">
        <w:rPr>
          <w:rFonts w:asciiTheme="majorHAnsi" w:hAnsiTheme="majorHAnsi"/>
          <w:noProof/>
          <w:lang w:eastAsia="en-IN" w:bidi="ta-IN"/>
        </w:rPr>
        <w:lastRenderedPageBreak/>
        <w:pict>
          <v:shape id="Text Box 207" o:spid="_x0000_s1034" type="#_x0000_t202" style="position:absolute;margin-left:-56.25pt;margin-top:51.5pt;width:26.25pt;height:22.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aniQIAABs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" stroked="f">
            <v:textbox>
              <w:txbxContent>
                <w:p w:rsidR="009E47C2" w:rsidRDefault="009E47C2" w:rsidP="005F0622">
                  <w:r>
                    <w:t>9.</w:t>
                  </w:r>
                </w:p>
              </w:txbxContent>
            </v:textbox>
          </v:shape>
        </w:pict>
      </w:r>
      <w:r>
        <w:rPr>
          <w:rFonts w:asciiTheme="majorHAnsi" w:hAnsiTheme="majorHAnsi"/>
          <w:noProof/>
          <w:sz w:val="48"/>
          <w:szCs w:val="48"/>
          <w:lang w:eastAsia="en-IN" w:bidi="ta-IN"/>
        </w:rPr>
        <w:pict>
          <v:shape id="AutoShape 208" o:spid="_x0000_s1105" type="#_x0000_t32" style="position:absolute;margin-left:-68.5pt;margin-top:18.8pt;width:587.25pt;height:0;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" strokecolor="#4bacc6 [3208]" strokeweight="2.5pt">
            <v:shadow color="#868686"/>
          </v:shape>
        </w:pict>
      </w:r>
    </w:p>
    <w:p w:rsidR="005F0622" w:rsidRPr="00CA3BE4" w:rsidRDefault="005F0622" w:rsidP="005F0622">
      <w:pPr>
        <w:tabs>
          <w:tab w:val="left" w:pos="2925"/>
        </w:tabs>
        <w:ind w:firstLine="2977"/>
        <w:rPr>
          <w:rFonts w:asciiTheme="majorHAnsi" w:hAnsiTheme="majorHAnsi"/>
          <w:b/>
        </w:rPr>
      </w:pPr>
      <w:r>
        <w:rPr>
          <w:noProof/>
          <w:lang w:eastAsia="en-IN" w:bidi="ta-IN"/>
        </w:rPr>
        <w:drawing>
          <wp:anchor distT="0" distB="0" distL="114300" distR="114300" simplePos="0" relativeHeight="251602432" behindDoc="0" locked="0" layoutInCell="1" allowOverlap="1">
            <wp:simplePos x="0" y="0"/>
            <wp:positionH relativeFrom="column">
              <wp:posOffset>-375285</wp:posOffset>
            </wp:positionH>
            <wp:positionV relativeFrom="paragraph">
              <wp:posOffset>257810</wp:posOffset>
            </wp:positionV>
            <wp:extent cx="1536065" cy="1971040"/>
            <wp:effectExtent l="19050" t="0" r="6985" b="0"/>
            <wp:wrapNone/>
            <wp:docPr id="209" name="Picture 209" descr="nithya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ithya k"/>
                    <pic:cNvPicPr>
                      <a:picLocks noChangeAspect="1" noChangeArrowheads="1"/>
                    </pic:cNvPicPr>
                  </pic:nvPicPr>
                  <pic:blipFill>
                    <a:blip r:embed="rId17" cstate="email"/>
                    <a:srcRect/>
                    <a:stretch>
                      <a:fillRect/>
                    </a:stretch>
                  </pic:blipFill>
                  <pic:spPr bwMode="auto">
                    <a:xfrm>
                      <a:off x="0" y="0"/>
                      <a:ext cx="1536065" cy="1971040"/>
                    </a:xfrm>
                    <a:prstGeom prst="rect">
                      <a:avLst/>
                    </a:prstGeom>
                    <a:noFill/>
                  </pic:spPr>
                </pic:pic>
              </a:graphicData>
            </a:graphic>
          </wp:anchor>
        </w:drawing>
      </w:r>
      <w:r w:rsidRPr="000056F0">
        <w:rPr>
          <w:rFonts w:asciiTheme="majorHAnsi" w:hAnsiTheme="majorHAnsi"/>
        </w:rPr>
        <w:t xml:space="preserve">Name                                       :  </w:t>
      </w:r>
      <w:proofErr w:type="spellStart"/>
      <w:r>
        <w:rPr>
          <w:rFonts w:asciiTheme="majorHAnsi" w:hAnsiTheme="majorHAnsi"/>
          <w:b/>
        </w:rPr>
        <w:t>Nithya</w:t>
      </w:r>
      <w:proofErr w:type="spellEnd"/>
      <w:r>
        <w:rPr>
          <w:rFonts w:asciiTheme="majorHAnsi" w:hAnsiTheme="majorHAnsi"/>
          <w:b/>
        </w:rPr>
        <w:t xml:space="preserve"> K.S</w:t>
      </w:r>
    </w:p>
    <w:p w:rsidR="005F0622" w:rsidRPr="000056F0" w:rsidRDefault="005F0622" w:rsidP="005F0622">
      <w:pPr>
        <w:tabs>
          <w:tab w:val="left" w:pos="2925"/>
        </w:tabs>
        <w:ind w:left="5529" w:hanging="5529"/>
        <w:rPr>
          <w:rFonts w:asciiTheme="majorHAnsi" w:hAnsiTheme="majorHAnsi"/>
        </w:rPr>
      </w:pPr>
      <w:r w:rsidRPr="000056F0">
        <w:rPr>
          <w:rFonts w:asciiTheme="majorHAnsi" w:hAnsiTheme="majorHAnsi"/>
        </w:rPr>
        <w:tab/>
        <w:t xml:space="preserve">Address                                   :  </w:t>
      </w:r>
      <w:r>
        <w:rPr>
          <w:rFonts w:asciiTheme="majorHAnsi" w:hAnsiTheme="majorHAnsi"/>
        </w:rPr>
        <w:t>No. 17</w:t>
      </w:r>
      <w:r w:rsidR="00525DBE">
        <w:rPr>
          <w:rFonts w:asciiTheme="majorHAnsi" w:hAnsiTheme="majorHAnsi"/>
        </w:rPr>
        <w:t xml:space="preserve">4, </w:t>
      </w:r>
      <w:proofErr w:type="spellStart"/>
      <w:r w:rsidR="00525DBE">
        <w:rPr>
          <w:rFonts w:asciiTheme="majorHAnsi" w:hAnsiTheme="majorHAnsi"/>
        </w:rPr>
        <w:t>Mariyamman</w:t>
      </w:r>
      <w:proofErr w:type="spellEnd"/>
      <w:r w:rsidR="00525DBE">
        <w:rPr>
          <w:rFonts w:asciiTheme="majorHAnsi" w:hAnsiTheme="majorHAnsi"/>
        </w:rPr>
        <w:t xml:space="preserve"> </w:t>
      </w:r>
      <w:proofErr w:type="spellStart"/>
      <w:r w:rsidR="00525DBE">
        <w:rPr>
          <w:rFonts w:asciiTheme="majorHAnsi" w:hAnsiTheme="majorHAnsi"/>
        </w:rPr>
        <w:t>Kovil</w:t>
      </w:r>
      <w:proofErr w:type="spellEnd"/>
      <w:r w:rsidR="00525DBE">
        <w:rPr>
          <w:rFonts w:asciiTheme="majorHAnsi" w:hAnsiTheme="majorHAnsi"/>
        </w:rPr>
        <w:t xml:space="preserve"> </w:t>
      </w:r>
      <w:proofErr w:type="gramStart"/>
      <w:r w:rsidR="00525DBE">
        <w:rPr>
          <w:rFonts w:asciiTheme="majorHAnsi" w:hAnsiTheme="majorHAnsi"/>
        </w:rPr>
        <w:t>street</w:t>
      </w:r>
      <w:proofErr w:type="gramEnd"/>
      <w:r w:rsidR="00525DBE">
        <w:rPr>
          <w:rFonts w:asciiTheme="majorHAnsi" w:hAnsiTheme="majorHAnsi"/>
        </w:rPr>
        <w:t xml:space="preserve">, </w:t>
      </w:r>
      <w:proofErr w:type="spellStart"/>
      <w:r w:rsidR="00525DBE">
        <w:rPr>
          <w:rFonts w:asciiTheme="majorHAnsi" w:hAnsiTheme="majorHAnsi"/>
        </w:rPr>
        <w:t>Kil</w:t>
      </w:r>
      <w:r>
        <w:rPr>
          <w:rFonts w:asciiTheme="majorHAnsi" w:hAnsiTheme="majorHAnsi"/>
        </w:rPr>
        <w:t>chettipattu</w:t>
      </w:r>
      <w:proofErr w:type="spellEnd"/>
      <w:r>
        <w:rPr>
          <w:rFonts w:asciiTheme="majorHAnsi" w:hAnsiTheme="majorHAnsi"/>
        </w:rPr>
        <w:t xml:space="preserve"> Village.</w:t>
      </w:r>
    </w:p>
    <w:p w:rsidR="005F0622" w:rsidRDefault="005F0622" w:rsidP="005F0622">
      <w:pPr>
        <w:tabs>
          <w:tab w:val="left" w:pos="2925"/>
        </w:tabs>
        <w:rPr>
          <w:rFonts w:asciiTheme="majorHAnsi" w:hAnsiTheme="majorHAnsi"/>
          <w:b/>
        </w:rPr>
      </w:pPr>
      <w:r w:rsidRPr="000056F0">
        <w:rPr>
          <w:rFonts w:asciiTheme="majorHAnsi" w:hAnsiTheme="majorHAnsi"/>
        </w:rPr>
        <w:tab/>
        <w:t xml:space="preserve">Village                                     :  </w:t>
      </w:r>
      <w:r>
        <w:rPr>
          <w:rFonts w:asciiTheme="majorHAnsi" w:hAnsiTheme="majorHAnsi"/>
          <w:b/>
        </w:rPr>
        <w:t>KILCHETTIPATTU</w:t>
      </w:r>
    </w:p>
    <w:p w:rsidR="005F0622" w:rsidRPr="0065718B" w:rsidRDefault="005F0622" w:rsidP="005F0622">
      <w:pPr>
        <w:tabs>
          <w:tab w:val="left" w:pos="2925"/>
        </w:tabs>
        <w:rPr>
          <w:rFonts w:asciiTheme="majorHAnsi" w:hAnsiTheme="majorHAnsi"/>
          <w:b/>
        </w:rPr>
      </w:pPr>
      <w:r w:rsidRPr="00067E5D">
        <w:rPr>
          <w:rFonts w:asciiTheme="majorHAnsi" w:hAnsiTheme="majorHAnsi"/>
        </w:rPr>
        <w:tab/>
      </w:r>
      <w:r w:rsidRPr="00E260DE">
        <w:rPr>
          <w:rFonts w:asciiTheme="majorHAnsi" w:hAnsiTheme="majorHAnsi"/>
          <w:highlight w:val="yellow"/>
        </w:rPr>
        <w:t xml:space="preserve">Under Sponsorship             :  </w:t>
      </w:r>
      <w:r>
        <w:rPr>
          <w:rFonts w:asciiTheme="majorHAnsi" w:hAnsiTheme="majorHAnsi"/>
          <w:highlight w:val="yellow"/>
        </w:rPr>
        <w:t>1998-2010</w:t>
      </w:r>
      <w:r w:rsidRPr="00E260DE">
        <w:rPr>
          <w:rFonts w:asciiTheme="majorHAnsi" w:hAnsiTheme="majorHAnsi"/>
          <w:highlight w:val="yellow"/>
        </w:rPr>
        <w:t>, 12Years Schooling.</w:t>
      </w:r>
    </w:p>
    <w:p w:rsidR="005F0622" w:rsidRPr="000056F0" w:rsidRDefault="005F0622" w:rsidP="005F0622">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PTP                             :  </w:t>
      </w:r>
      <w:r>
        <w:rPr>
          <w:rFonts w:asciiTheme="majorHAnsi" w:hAnsiTheme="majorHAnsi"/>
          <w:highlight w:val="yellow"/>
        </w:rPr>
        <w:t>2010</w:t>
      </w:r>
      <w:r w:rsidR="00525DBE">
        <w:rPr>
          <w:rFonts w:asciiTheme="majorHAnsi" w:hAnsiTheme="majorHAnsi"/>
          <w:highlight w:val="yellow"/>
        </w:rPr>
        <w:t>–</w:t>
      </w:r>
      <w:r w:rsidRPr="00E260DE">
        <w:rPr>
          <w:rFonts w:asciiTheme="majorHAnsi" w:hAnsiTheme="majorHAnsi"/>
          <w:highlight w:val="yellow"/>
        </w:rPr>
        <w:t>201</w:t>
      </w:r>
      <w:r>
        <w:rPr>
          <w:rFonts w:asciiTheme="majorHAnsi" w:hAnsiTheme="majorHAnsi"/>
          <w:highlight w:val="yellow"/>
        </w:rPr>
        <w:t>6,</w:t>
      </w:r>
      <w:r w:rsidRPr="00E260DE">
        <w:rPr>
          <w:rFonts w:asciiTheme="majorHAnsi" w:hAnsiTheme="majorHAnsi"/>
          <w:highlight w:val="yellow"/>
        </w:rPr>
        <w:t xml:space="preserve"> </w:t>
      </w:r>
      <w:r>
        <w:rPr>
          <w:rFonts w:asciiTheme="majorHAnsi" w:hAnsiTheme="majorHAnsi"/>
          <w:highlight w:val="yellow"/>
        </w:rPr>
        <w:t>6</w:t>
      </w:r>
      <w:r w:rsidRPr="00E260DE">
        <w:rPr>
          <w:rFonts w:asciiTheme="majorHAnsi" w:hAnsiTheme="majorHAnsi"/>
          <w:highlight w:val="yellow"/>
        </w:rPr>
        <w:t xml:space="preserve"> Years College.</w:t>
      </w:r>
    </w:p>
    <w:p w:rsidR="005F0622" w:rsidRPr="000056F0" w:rsidRDefault="005F0622" w:rsidP="005F0622">
      <w:pPr>
        <w:ind w:left="5529" w:hanging="2977"/>
        <w:rPr>
          <w:rFonts w:asciiTheme="majorHAnsi" w:hAnsiTheme="majorHAnsi"/>
        </w:rPr>
      </w:pPr>
      <w:r w:rsidRPr="000056F0">
        <w:rPr>
          <w:rFonts w:asciiTheme="majorHAnsi" w:hAnsiTheme="majorHAnsi"/>
        </w:rPr>
        <w:t xml:space="preserve">        School                                     </w:t>
      </w:r>
      <w:r>
        <w:rPr>
          <w:rFonts w:asciiTheme="majorHAnsi" w:hAnsiTheme="majorHAnsi"/>
        </w:rPr>
        <w:t xml:space="preserve">:  Sri </w:t>
      </w:r>
      <w:proofErr w:type="spellStart"/>
      <w:r>
        <w:rPr>
          <w:rFonts w:asciiTheme="majorHAnsi" w:hAnsiTheme="majorHAnsi"/>
        </w:rPr>
        <w:t>Ramana</w:t>
      </w:r>
      <w:proofErr w:type="spellEnd"/>
      <w:r>
        <w:rPr>
          <w:rFonts w:asciiTheme="majorHAnsi" w:hAnsiTheme="majorHAnsi"/>
        </w:rPr>
        <w:t xml:space="preserve"> Mahari</w:t>
      </w:r>
      <w:r w:rsidRPr="000056F0">
        <w:rPr>
          <w:rFonts w:asciiTheme="majorHAnsi" w:hAnsiTheme="majorHAnsi"/>
        </w:rPr>
        <w:t>shi Matriculation Higher secondary school.</w:t>
      </w:r>
    </w:p>
    <w:p w:rsidR="005F0622" w:rsidRPr="000056F0" w:rsidRDefault="005F0622" w:rsidP="005F0622">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  Bachelor of English in Govt. Arts &amp; science college, Bachelor of Education(English) in </w:t>
      </w:r>
      <w:proofErr w:type="spellStart"/>
      <w:r>
        <w:rPr>
          <w:rFonts w:asciiTheme="majorHAnsi" w:hAnsiTheme="majorHAnsi"/>
        </w:rPr>
        <w:t>Chezian</w:t>
      </w:r>
      <w:proofErr w:type="spellEnd"/>
      <w:r>
        <w:rPr>
          <w:rFonts w:asciiTheme="majorHAnsi" w:hAnsiTheme="majorHAnsi"/>
        </w:rPr>
        <w:t xml:space="preserve"> College of Education, Master of English in SDNB </w:t>
      </w:r>
      <w:proofErr w:type="spellStart"/>
      <w:r>
        <w:rPr>
          <w:rFonts w:asciiTheme="majorHAnsi" w:hAnsiTheme="majorHAnsi"/>
        </w:rPr>
        <w:t>Vaishnav</w:t>
      </w:r>
      <w:proofErr w:type="spellEnd"/>
      <w:r>
        <w:rPr>
          <w:rFonts w:asciiTheme="majorHAnsi" w:hAnsiTheme="majorHAnsi"/>
        </w:rPr>
        <w:t xml:space="preserve"> C</w:t>
      </w:r>
      <w:r w:rsidR="00480C0A">
        <w:rPr>
          <w:rFonts w:asciiTheme="majorHAnsi" w:hAnsiTheme="majorHAnsi"/>
        </w:rPr>
        <w:t>ollege, Chennai.</w:t>
      </w:r>
    </w:p>
    <w:p w:rsidR="005F0622" w:rsidRDefault="005F0622" w:rsidP="005F0622">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Working as a</w:t>
      </w:r>
      <w:r w:rsidR="00525DBE">
        <w:rPr>
          <w:rFonts w:asciiTheme="majorHAnsi" w:hAnsiTheme="majorHAnsi"/>
        </w:rPr>
        <w:t>n</w:t>
      </w:r>
      <w:r>
        <w:rPr>
          <w:rFonts w:asciiTheme="majorHAnsi" w:hAnsiTheme="majorHAnsi"/>
        </w:rPr>
        <w:t xml:space="preserve"> Teacher in Sri </w:t>
      </w:r>
      <w:proofErr w:type="spellStart"/>
      <w:r>
        <w:rPr>
          <w:rFonts w:asciiTheme="majorHAnsi" w:hAnsiTheme="majorHAnsi"/>
        </w:rPr>
        <w:t>Bhagavan</w:t>
      </w:r>
      <w:proofErr w:type="spellEnd"/>
      <w:r w:rsidR="00480C0A">
        <w:rPr>
          <w:rFonts w:asciiTheme="majorHAnsi" w:hAnsiTheme="majorHAnsi"/>
        </w:rPr>
        <w:t xml:space="preserve"> Matriculation</w:t>
      </w:r>
      <w:r>
        <w:rPr>
          <w:rFonts w:asciiTheme="majorHAnsi" w:hAnsiTheme="majorHAnsi"/>
        </w:rPr>
        <w:t xml:space="preserve"> higher secondary school, Tiruvannamalai</w:t>
      </w:r>
    </w:p>
    <w:p w:rsidR="005F0622" w:rsidRDefault="005F0622" w:rsidP="005F0622">
      <w:pPr>
        <w:tabs>
          <w:tab w:val="left" w:pos="2925"/>
        </w:tabs>
        <w:rPr>
          <w:rFonts w:asciiTheme="majorHAnsi" w:hAnsiTheme="majorHAnsi"/>
        </w:rPr>
      </w:pPr>
      <w:r w:rsidRPr="000056F0">
        <w:rPr>
          <w:rFonts w:asciiTheme="majorHAnsi" w:hAnsiTheme="majorHAnsi"/>
        </w:rPr>
        <w:tab/>
      </w:r>
      <w:r>
        <w:rPr>
          <w:rFonts w:asciiTheme="majorHAnsi" w:hAnsiTheme="majorHAnsi"/>
        </w:rPr>
        <w:t>Marital</w:t>
      </w:r>
      <w:r w:rsidRPr="000056F0">
        <w:rPr>
          <w:rFonts w:asciiTheme="majorHAnsi" w:hAnsiTheme="majorHAnsi"/>
        </w:rPr>
        <w:t xml:space="preserve"> Status                      </w:t>
      </w:r>
      <w:r>
        <w:rPr>
          <w:rFonts w:asciiTheme="majorHAnsi" w:hAnsiTheme="majorHAnsi"/>
        </w:rPr>
        <w:t xml:space="preserve"> :  Unm</w:t>
      </w:r>
      <w:r w:rsidRPr="000056F0">
        <w:rPr>
          <w:rFonts w:asciiTheme="majorHAnsi" w:hAnsiTheme="majorHAnsi"/>
        </w:rPr>
        <w:t>arried.</w:t>
      </w:r>
    </w:p>
    <w:p w:rsidR="005F0622" w:rsidRDefault="005F0622" w:rsidP="005F0622">
      <w:pPr>
        <w:tabs>
          <w:tab w:val="left" w:pos="2925"/>
        </w:tabs>
        <w:rPr>
          <w:rFonts w:asciiTheme="majorHAnsi" w:hAnsiTheme="majorHAnsi"/>
        </w:rPr>
      </w:pPr>
    </w:p>
    <w:p w:rsidR="005F0622" w:rsidRDefault="005F0622" w:rsidP="005F0622">
      <w:pPr>
        <w:tabs>
          <w:tab w:val="left" w:pos="2925"/>
        </w:tabs>
        <w:rPr>
          <w:rFonts w:asciiTheme="majorHAnsi" w:hAnsiTheme="majorHAnsi"/>
        </w:rPr>
      </w:pPr>
    </w:p>
    <w:p w:rsidR="005F0622" w:rsidRDefault="00FB711D" w:rsidP="005F0622">
      <w:pPr>
        <w:tabs>
          <w:tab w:val="left" w:pos="2925"/>
        </w:tabs>
        <w:rPr>
          <w:rFonts w:asciiTheme="majorHAnsi" w:hAnsiTheme="majorHAnsi"/>
        </w:rPr>
      </w:pPr>
      <w:r>
        <w:rPr>
          <w:rFonts w:asciiTheme="majorHAnsi" w:hAnsiTheme="majorHAnsi"/>
          <w:noProof/>
          <w:lang w:eastAsia="en-IN" w:bidi="ta-IN"/>
        </w:rPr>
        <w:pict>
          <v:shape id="AutoShape 210" o:spid="_x0000_s1104" type="#_x0000_t32" style="position:absolute;margin-left:-67.5pt;margin-top:13.4pt;width:587.25pt;height:0;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" strokecolor="#4bacc6 [3208]" strokeweight="2.5pt">
            <v:shadow color="#868686"/>
          </v:shape>
        </w:pict>
      </w:r>
    </w:p>
    <w:p w:rsidR="005F0622" w:rsidRDefault="005F0622" w:rsidP="005F0622">
      <w:pPr>
        <w:tabs>
          <w:tab w:val="left" w:pos="2925"/>
        </w:tabs>
        <w:rPr>
          <w:rFonts w:asciiTheme="majorHAnsi" w:hAnsiTheme="majorHAnsi"/>
        </w:rPr>
      </w:pPr>
    </w:p>
    <w:p w:rsidR="005F0622" w:rsidRDefault="005F0622">
      <w:pPr>
        <w:rPr>
          <w:rFonts w:asciiTheme="majorHAnsi" w:hAnsiTheme="majorHAnsi"/>
        </w:rPr>
      </w:pPr>
      <w:r>
        <w:rPr>
          <w:rFonts w:asciiTheme="majorHAnsi" w:hAnsiTheme="majorHAnsi"/>
        </w:rPr>
        <w:br w:type="page"/>
      </w:r>
    </w:p>
    <w:p w:rsidR="00AB4993" w:rsidRDefault="00FB711D" w:rsidP="00AB4993">
      <w:pPr>
        <w:tabs>
          <w:tab w:val="left" w:pos="2925"/>
        </w:tabs>
        <w:ind w:firstLine="2977"/>
        <w:rPr>
          <w:rFonts w:asciiTheme="majorHAnsi" w:hAnsiTheme="majorHAnsi"/>
        </w:rPr>
      </w:pPr>
      <w:r>
        <w:rPr>
          <w:rFonts w:asciiTheme="majorHAnsi" w:hAnsiTheme="majorHAnsi"/>
          <w:noProof/>
          <w:lang w:eastAsia="en-IN" w:bidi="ta-IN"/>
        </w:rPr>
        <w:lastRenderedPageBreak/>
        <w:pict>
          <v:shape id="Text Box 191" o:spid="_x0000_s1035" type="#_x0000_t202" style="position:absolute;left:0;text-align:left;margin-left:-56.5pt;margin-top:24.9pt;width:36.5pt;height:22.5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" stroked="f">
            <v:textbox>
              <w:txbxContent>
                <w:p w:rsidR="009E47C2" w:rsidRDefault="009E47C2" w:rsidP="00867EEF">
                  <w:r>
                    <w:t>10.</w:t>
                  </w:r>
                </w:p>
              </w:txbxContent>
            </v:textbox>
          </v:shape>
        </w:pict>
      </w:r>
      <w:r>
        <w:rPr>
          <w:rFonts w:asciiTheme="majorHAnsi" w:hAnsiTheme="majorHAnsi"/>
          <w:noProof/>
          <w:lang w:eastAsia="en-IN" w:bidi="ta-IN"/>
        </w:rPr>
        <w:pict>
          <v:shape id="AutoShape 206" o:spid="_x0000_s1103" type="#_x0000_t32" style="position:absolute;left:0;text-align:left;margin-left:-71.05pt;margin-top:12.35pt;width:587.25pt;height:0;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" strokecolor="#4bacc6 [3208]" strokeweight="2.5pt">
            <v:shadow color="#868686"/>
          </v:shape>
        </w:pict>
      </w:r>
    </w:p>
    <w:p w:rsidR="00867EEF" w:rsidRPr="000056F0" w:rsidRDefault="00495E60" w:rsidP="00867EEF">
      <w:pPr>
        <w:tabs>
          <w:tab w:val="left" w:pos="2925"/>
        </w:tabs>
        <w:ind w:firstLine="2977"/>
        <w:rPr>
          <w:rFonts w:asciiTheme="majorHAnsi" w:hAnsiTheme="majorHAnsi"/>
        </w:rPr>
      </w:pPr>
      <w:r>
        <w:rPr>
          <w:noProof/>
          <w:lang w:eastAsia="en-IN" w:bidi="ta-IN"/>
        </w:rPr>
        <w:drawing>
          <wp:anchor distT="0" distB="0" distL="114300" distR="114300" simplePos="0" relativeHeight="251598336" behindDoc="0" locked="0" layoutInCell="1" allowOverlap="1">
            <wp:simplePos x="0" y="0"/>
            <wp:positionH relativeFrom="column">
              <wp:posOffset>-340360</wp:posOffset>
            </wp:positionH>
            <wp:positionV relativeFrom="paragraph">
              <wp:posOffset>97790</wp:posOffset>
            </wp:positionV>
            <wp:extent cx="1478280" cy="1890395"/>
            <wp:effectExtent l="0" t="0" r="0" b="0"/>
            <wp:wrapNone/>
            <wp:docPr id="196" name="Picture 196" descr="Elumalai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Elumalai K"/>
                    <pic:cNvPicPr>
                      <a:picLocks noChangeAspect="1" noChangeArrowheads="1"/>
                    </pic:cNvPicPr>
                  </pic:nvPicPr>
                  <pic:blipFill>
                    <a:blip r:embed="rId18"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78280" cy="1890395"/>
                    </a:xfrm>
                    <a:prstGeom prst="rect">
                      <a:avLst/>
                    </a:prstGeom>
                    <a:noFill/>
                  </pic:spPr>
                </pic:pic>
              </a:graphicData>
            </a:graphic>
          </wp:anchor>
        </w:drawing>
      </w:r>
      <w:r w:rsidR="00867EEF" w:rsidRPr="000056F0">
        <w:rPr>
          <w:rFonts w:asciiTheme="majorHAnsi" w:hAnsiTheme="majorHAnsi"/>
        </w:rPr>
        <w:t xml:space="preserve">Name                                       :  </w:t>
      </w:r>
      <w:proofErr w:type="spellStart"/>
      <w:r w:rsidR="00867EEF">
        <w:rPr>
          <w:rFonts w:asciiTheme="majorHAnsi" w:hAnsiTheme="majorHAnsi"/>
          <w:b/>
        </w:rPr>
        <w:t>Elumalai</w:t>
      </w:r>
      <w:proofErr w:type="spellEnd"/>
      <w:r w:rsidR="00867EEF">
        <w:rPr>
          <w:rFonts w:asciiTheme="majorHAnsi" w:hAnsiTheme="majorHAnsi"/>
          <w:b/>
        </w:rPr>
        <w:t xml:space="preserve"> K</w:t>
      </w:r>
    </w:p>
    <w:p w:rsidR="00867EEF" w:rsidRPr="000056F0" w:rsidRDefault="00867EEF" w:rsidP="00867EEF">
      <w:pPr>
        <w:tabs>
          <w:tab w:val="left" w:pos="2925"/>
        </w:tabs>
        <w:ind w:left="5529" w:hanging="5529"/>
        <w:rPr>
          <w:rFonts w:asciiTheme="majorHAnsi" w:hAnsiTheme="majorHAnsi"/>
        </w:rPr>
      </w:pPr>
      <w:r w:rsidRPr="000056F0">
        <w:rPr>
          <w:rFonts w:asciiTheme="majorHAnsi" w:hAnsiTheme="majorHAnsi"/>
        </w:rPr>
        <w:tab/>
        <w:t xml:space="preserve">Address                                   :  </w:t>
      </w:r>
      <w:r>
        <w:rPr>
          <w:rFonts w:asciiTheme="majorHAnsi" w:hAnsiTheme="majorHAnsi"/>
        </w:rPr>
        <w:t>No.</w:t>
      </w:r>
      <w:r w:rsidR="00FB1870">
        <w:rPr>
          <w:rFonts w:asciiTheme="majorHAnsi" w:hAnsiTheme="majorHAnsi"/>
        </w:rPr>
        <w:t xml:space="preserve"> </w:t>
      </w:r>
      <w:r>
        <w:rPr>
          <w:rFonts w:asciiTheme="majorHAnsi" w:hAnsiTheme="majorHAnsi"/>
        </w:rPr>
        <w:t xml:space="preserve">26, </w:t>
      </w:r>
      <w:proofErr w:type="spellStart"/>
      <w:r>
        <w:rPr>
          <w:rFonts w:asciiTheme="majorHAnsi" w:hAnsiTheme="majorHAnsi"/>
        </w:rPr>
        <w:t>Renugopal</w:t>
      </w:r>
      <w:proofErr w:type="spellEnd"/>
      <w:r>
        <w:rPr>
          <w:rFonts w:asciiTheme="majorHAnsi" w:hAnsiTheme="majorHAnsi"/>
        </w:rPr>
        <w:t xml:space="preserve"> Street, </w:t>
      </w:r>
      <w:proofErr w:type="spellStart"/>
      <w:proofErr w:type="gramStart"/>
      <w:r>
        <w:rPr>
          <w:rFonts w:asciiTheme="majorHAnsi" w:hAnsiTheme="majorHAnsi"/>
        </w:rPr>
        <w:t>Periyapalaypattu</w:t>
      </w:r>
      <w:proofErr w:type="spellEnd"/>
      <w:r>
        <w:rPr>
          <w:rFonts w:asciiTheme="majorHAnsi" w:hAnsiTheme="majorHAnsi"/>
        </w:rPr>
        <w:t>(</w:t>
      </w:r>
      <w:proofErr w:type="gramEnd"/>
      <w:r>
        <w:rPr>
          <w:rFonts w:asciiTheme="majorHAnsi" w:hAnsiTheme="majorHAnsi"/>
        </w:rPr>
        <w:t>V &amp;</w:t>
      </w:r>
      <w:r w:rsidR="001308ED">
        <w:rPr>
          <w:rFonts w:asciiTheme="majorHAnsi" w:hAnsiTheme="majorHAnsi"/>
        </w:rPr>
        <w:t xml:space="preserve"> </w:t>
      </w:r>
      <w:r>
        <w:rPr>
          <w:rFonts w:asciiTheme="majorHAnsi" w:hAnsiTheme="majorHAnsi"/>
        </w:rPr>
        <w:t>P</w:t>
      </w:r>
      <w:r w:rsidR="001308ED">
        <w:rPr>
          <w:rFonts w:asciiTheme="majorHAnsi" w:hAnsiTheme="majorHAnsi"/>
        </w:rPr>
        <w:t>).</w:t>
      </w:r>
    </w:p>
    <w:p w:rsidR="00867EEF" w:rsidRPr="000056F0" w:rsidRDefault="00867EEF" w:rsidP="00867EEF">
      <w:pPr>
        <w:tabs>
          <w:tab w:val="left" w:pos="2925"/>
        </w:tabs>
        <w:rPr>
          <w:rFonts w:asciiTheme="majorHAnsi" w:hAnsiTheme="majorHAnsi"/>
          <w:b/>
        </w:rPr>
      </w:pPr>
      <w:r w:rsidRPr="000056F0">
        <w:rPr>
          <w:rFonts w:asciiTheme="majorHAnsi" w:hAnsiTheme="majorHAnsi"/>
        </w:rPr>
        <w:tab/>
        <w:t xml:space="preserve">Village                                     :  </w:t>
      </w:r>
      <w:r w:rsidR="001308ED">
        <w:rPr>
          <w:rFonts w:asciiTheme="majorHAnsi" w:hAnsiTheme="majorHAnsi"/>
          <w:b/>
        </w:rPr>
        <w:t>PERIYAPALYAPATTU</w:t>
      </w:r>
    </w:p>
    <w:p w:rsidR="00867EEF" w:rsidRPr="000056F0" w:rsidRDefault="00867EEF" w:rsidP="00867EEF">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Sponsorship             :  </w:t>
      </w:r>
      <w:r w:rsidR="00D36516">
        <w:rPr>
          <w:rFonts w:asciiTheme="majorHAnsi" w:hAnsiTheme="majorHAnsi"/>
          <w:highlight w:val="yellow"/>
        </w:rPr>
        <w:t>1999</w:t>
      </w:r>
      <w:r>
        <w:rPr>
          <w:rFonts w:asciiTheme="majorHAnsi" w:hAnsiTheme="majorHAnsi"/>
          <w:highlight w:val="yellow"/>
        </w:rPr>
        <w:t>-201</w:t>
      </w:r>
      <w:r w:rsidR="00D36516">
        <w:rPr>
          <w:rFonts w:asciiTheme="majorHAnsi" w:hAnsiTheme="majorHAnsi"/>
          <w:highlight w:val="yellow"/>
        </w:rPr>
        <w:t>1</w:t>
      </w:r>
      <w:r w:rsidRPr="00E260DE">
        <w:rPr>
          <w:rFonts w:asciiTheme="majorHAnsi" w:hAnsiTheme="majorHAnsi"/>
          <w:highlight w:val="yellow"/>
        </w:rPr>
        <w:t>, 12Years Schooling.</w:t>
      </w:r>
    </w:p>
    <w:p w:rsidR="00867EEF" w:rsidRPr="000056F0" w:rsidRDefault="00867EEF" w:rsidP="00867EEF">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PTP                             :  </w:t>
      </w:r>
      <w:r>
        <w:rPr>
          <w:rFonts w:asciiTheme="majorHAnsi" w:hAnsiTheme="majorHAnsi"/>
          <w:highlight w:val="yellow"/>
        </w:rPr>
        <w:t>201</w:t>
      </w:r>
      <w:r w:rsidR="004714AC">
        <w:rPr>
          <w:rFonts w:asciiTheme="majorHAnsi" w:hAnsiTheme="majorHAnsi"/>
          <w:highlight w:val="yellow"/>
        </w:rPr>
        <w:t>1</w:t>
      </w:r>
      <w:r w:rsidRPr="00E260DE">
        <w:rPr>
          <w:rFonts w:asciiTheme="majorHAnsi" w:hAnsiTheme="majorHAnsi"/>
          <w:highlight w:val="yellow"/>
        </w:rPr>
        <w:t xml:space="preserve"> – 201</w:t>
      </w:r>
      <w:r>
        <w:rPr>
          <w:rFonts w:asciiTheme="majorHAnsi" w:hAnsiTheme="majorHAnsi"/>
          <w:highlight w:val="yellow"/>
        </w:rPr>
        <w:t>5,</w:t>
      </w:r>
      <w:r w:rsidRPr="00E260DE">
        <w:rPr>
          <w:rFonts w:asciiTheme="majorHAnsi" w:hAnsiTheme="majorHAnsi"/>
          <w:highlight w:val="yellow"/>
        </w:rPr>
        <w:t xml:space="preserve"> </w:t>
      </w:r>
      <w:r>
        <w:rPr>
          <w:rFonts w:asciiTheme="majorHAnsi" w:hAnsiTheme="majorHAnsi"/>
          <w:highlight w:val="yellow"/>
        </w:rPr>
        <w:t>4</w:t>
      </w:r>
      <w:r w:rsidRPr="00E260DE">
        <w:rPr>
          <w:rFonts w:asciiTheme="majorHAnsi" w:hAnsiTheme="majorHAnsi"/>
          <w:highlight w:val="yellow"/>
        </w:rPr>
        <w:t xml:space="preserve"> Years College.</w:t>
      </w:r>
    </w:p>
    <w:p w:rsidR="00867EEF" w:rsidRPr="000056F0" w:rsidRDefault="00867EEF" w:rsidP="00867EEF">
      <w:pPr>
        <w:ind w:left="5529" w:hanging="2977"/>
        <w:rPr>
          <w:rFonts w:asciiTheme="majorHAnsi" w:hAnsiTheme="majorHAnsi"/>
        </w:rPr>
      </w:pPr>
      <w:r w:rsidRPr="000056F0">
        <w:rPr>
          <w:rFonts w:asciiTheme="majorHAnsi" w:hAnsiTheme="majorHAnsi"/>
        </w:rPr>
        <w:t xml:space="preserve">        School                         </w:t>
      </w:r>
      <w:r w:rsidR="00C75127">
        <w:rPr>
          <w:rFonts w:asciiTheme="majorHAnsi" w:hAnsiTheme="majorHAnsi"/>
        </w:rPr>
        <w:t xml:space="preserve">            :  Sri </w:t>
      </w:r>
      <w:proofErr w:type="spellStart"/>
      <w:r w:rsidR="00C75127">
        <w:rPr>
          <w:rFonts w:asciiTheme="majorHAnsi" w:hAnsiTheme="majorHAnsi"/>
        </w:rPr>
        <w:t>Ramana</w:t>
      </w:r>
      <w:proofErr w:type="spellEnd"/>
      <w:r w:rsidR="00C75127">
        <w:rPr>
          <w:rFonts w:asciiTheme="majorHAnsi" w:hAnsiTheme="majorHAnsi"/>
        </w:rPr>
        <w:t xml:space="preserve"> Mahari</w:t>
      </w:r>
      <w:r w:rsidRPr="000056F0">
        <w:rPr>
          <w:rFonts w:asciiTheme="majorHAnsi" w:hAnsiTheme="majorHAnsi"/>
        </w:rPr>
        <w:t>shi Matriculation Higher secondary school.</w:t>
      </w:r>
    </w:p>
    <w:p w:rsidR="00867EEF" w:rsidRPr="000056F0" w:rsidRDefault="00867EEF" w:rsidP="00867EEF">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  Bachelor of </w:t>
      </w:r>
      <w:r w:rsidR="004714AC">
        <w:rPr>
          <w:rFonts w:asciiTheme="majorHAnsi" w:hAnsiTheme="majorHAnsi"/>
        </w:rPr>
        <w:t xml:space="preserve">Mechanical Engineering in </w:t>
      </w:r>
      <w:proofErr w:type="spellStart"/>
      <w:r w:rsidR="004714AC">
        <w:rPr>
          <w:rFonts w:asciiTheme="majorHAnsi" w:hAnsiTheme="majorHAnsi"/>
        </w:rPr>
        <w:t>Thiruvalluvar</w:t>
      </w:r>
      <w:proofErr w:type="spellEnd"/>
      <w:r w:rsidR="004714AC">
        <w:rPr>
          <w:rFonts w:asciiTheme="majorHAnsi" w:hAnsiTheme="majorHAnsi"/>
        </w:rPr>
        <w:t xml:space="preserve"> College of Engineering, </w:t>
      </w:r>
      <w:proofErr w:type="spellStart"/>
      <w:r w:rsidR="004714AC">
        <w:rPr>
          <w:rFonts w:asciiTheme="majorHAnsi" w:hAnsiTheme="majorHAnsi"/>
        </w:rPr>
        <w:t>Vandavasi</w:t>
      </w:r>
      <w:proofErr w:type="spellEnd"/>
      <w:r w:rsidR="004714AC">
        <w:rPr>
          <w:rFonts w:asciiTheme="majorHAnsi" w:hAnsiTheme="majorHAnsi"/>
        </w:rPr>
        <w:t>.</w:t>
      </w:r>
    </w:p>
    <w:p w:rsidR="00867EEF" w:rsidRPr="000056F0" w:rsidRDefault="00867EEF" w:rsidP="00867EEF">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Working as </w:t>
      </w:r>
      <w:proofErr w:type="gramStart"/>
      <w:r>
        <w:rPr>
          <w:rFonts w:asciiTheme="majorHAnsi" w:hAnsiTheme="majorHAnsi"/>
        </w:rPr>
        <w:t>a</w:t>
      </w:r>
      <w:r w:rsidR="00525DBE">
        <w:rPr>
          <w:rFonts w:asciiTheme="majorHAnsi" w:hAnsiTheme="majorHAnsi"/>
        </w:rPr>
        <w:t>n</w:t>
      </w:r>
      <w:proofErr w:type="gramEnd"/>
      <w:r>
        <w:rPr>
          <w:rFonts w:asciiTheme="majorHAnsi" w:hAnsiTheme="majorHAnsi"/>
        </w:rPr>
        <w:t xml:space="preserve"> </w:t>
      </w:r>
      <w:r w:rsidR="004714AC">
        <w:rPr>
          <w:rFonts w:asciiTheme="majorHAnsi" w:hAnsiTheme="majorHAnsi"/>
        </w:rPr>
        <w:t>Senior Analyst in Barclays Share</w:t>
      </w:r>
      <w:r w:rsidR="00525DBE">
        <w:rPr>
          <w:rFonts w:asciiTheme="majorHAnsi" w:hAnsiTheme="majorHAnsi"/>
        </w:rPr>
        <w:t>d</w:t>
      </w:r>
      <w:r w:rsidR="004714AC">
        <w:rPr>
          <w:rFonts w:asciiTheme="majorHAnsi" w:hAnsiTheme="majorHAnsi"/>
        </w:rPr>
        <w:t xml:space="preserve"> Services, Chennai.</w:t>
      </w:r>
    </w:p>
    <w:p w:rsidR="00867EEF" w:rsidRDefault="00867EEF" w:rsidP="00867EEF">
      <w:pPr>
        <w:tabs>
          <w:tab w:val="left" w:pos="2925"/>
        </w:tabs>
        <w:rPr>
          <w:rFonts w:asciiTheme="majorHAnsi" w:hAnsiTheme="majorHAnsi"/>
        </w:rPr>
      </w:pPr>
      <w:r w:rsidRPr="000056F0">
        <w:rPr>
          <w:rFonts w:asciiTheme="majorHAnsi" w:hAnsiTheme="majorHAnsi"/>
        </w:rPr>
        <w:tab/>
      </w:r>
      <w:r>
        <w:rPr>
          <w:rFonts w:asciiTheme="majorHAnsi" w:hAnsiTheme="majorHAnsi"/>
        </w:rPr>
        <w:t>Marital</w:t>
      </w:r>
      <w:r w:rsidRPr="000056F0">
        <w:rPr>
          <w:rFonts w:asciiTheme="majorHAnsi" w:hAnsiTheme="majorHAnsi"/>
        </w:rPr>
        <w:t xml:space="preserve"> Status                      </w:t>
      </w:r>
      <w:r>
        <w:rPr>
          <w:rFonts w:asciiTheme="majorHAnsi" w:hAnsiTheme="majorHAnsi"/>
        </w:rPr>
        <w:t xml:space="preserve"> </w:t>
      </w:r>
      <w:r w:rsidRPr="000056F0">
        <w:rPr>
          <w:rFonts w:asciiTheme="majorHAnsi" w:hAnsiTheme="majorHAnsi"/>
        </w:rPr>
        <w:t>:  Unmarried.</w:t>
      </w:r>
    </w:p>
    <w:p w:rsidR="00AB4993" w:rsidRPr="00E832E2" w:rsidRDefault="00FB711D" w:rsidP="00867EEF">
      <w:pPr>
        <w:tabs>
          <w:tab w:val="left" w:pos="2925"/>
        </w:tabs>
        <w:rPr>
          <w:rFonts w:asciiTheme="majorHAnsi" w:hAnsiTheme="majorHAnsi"/>
        </w:rPr>
      </w:pPr>
      <w:r>
        <w:rPr>
          <w:rFonts w:asciiTheme="majorHAnsi" w:hAnsiTheme="majorHAnsi"/>
          <w:noProof/>
          <w:lang w:eastAsia="en-IN" w:bidi="ta-IN"/>
        </w:rPr>
        <w:pict>
          <v:shape id="Text Box 193" o:spid="_x0000_s1036" type="#_x0000_t202" style="position:absolute;margin-left:-51.5pt;margin-top:24.9pt;width:31.3pt;height:22.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" stroked="f">
            <v:textbox>
              <w:txbxContent>
                <w:p w:rsidR="009E47C2" w:rsidRDefault="009E47C2" w:rsidP="00867EEF">
                  <w:r>
                    <w:t>11.</w:t>
                  </w:r>
                </w:p>
              </w:txbxContent>
            </v:textbox>
          </v:shape>
        </w:pict>
      </w:r>
      <w:r>
        <w:rPr>
          <w:rFonts w:asciiTheme="majorHAnsi" w:hAnsiTheme="majorHAnsi"/>
          <w:noProof/>
          <w:lang w:eastAsia="en-IN" w:bidi="ta-IN"/>
        </w:rPr>
        <w:pict>
          <v:shape id="AutoShape 192" o:spid="_x0000_s1102" type="#_x0000_t32" style="position:absolute;margin-left:-67.6pt;margin-top:20.35pt;width:587.25pt;height:0;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" strokecolor="#4bacc6 [3208]" strokeweight="2.5pt">
            <v:shadow color="#868686"/>
          </v:shape>
        </w:pict>
      </w:r>
    </w:p>
    <w:p w:rsidR="00867EEF" w:rsidRPr="000056F0" w:rsidRDefault="00495E60" w:rsidP="00867EEF">
      <w:pPr>
        <w:tabs>
          <w:tab w:val="left" w:pos="2925"/>
        </w:tabs>
        <w:ind w:firstLine="2977"/>
        <w:rPr>
          <w:rFonts w:asciiTheme="majorHAnsi" w:hAnsiTheme="majorHAnsi"/>
        </w:rPr>
      </w:pPr>
      <w:r>
        <w:rPr>
          <w:noProof/>
          <w:lang w:eastAsia="en-IN" w:bidi="ta-IN"/>
        </w:rPr>
        <w:drawing>
          <wp:anchor distT="0" distB="0" distL="114300" distR="114300" simplePos="0" relativeHeight="251599360" behindDoc="0" locked="0" layoutInCell="1" allowOverlap="1">
            <wp:simplePos x="0" y="0"/>
            <wp:positionH relativeFrom="column">
              <wp:posOffset>-393700</wp:posOffset>
            </wp:positionH>
            <wp:positionV relativeFrom="paragraph">
              <wp:posOffset>190500</wp:posOffset>
            </wp:positionV>
            <wp:extent cx="1446530" cy="1842135"/>
            <wp:effectExtent l="0" t="0" r="0" b="0"/>
            <wp:wrapNone/>
            <wp:docPr id="198" name="Picture 198" descr="Arul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rul E"/>
                    <pic:cNvPicPr>
                      <a:picLocks noChangeAspect="1" noChangeArrowheads="1"/>
                    </pic:cNvPicPr>
                  </pic:nvPicPr>
                  <pic:blipFill>
                    <a:blip r:embed="rId19"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6530" cy="1842135"/>
                    </a:xfrm>
                    <a:prstGeom prst="rect">
                      <a:avLst/>
                    </a:prstGeom>
                    <a:noFill/>
                  </pic:spPr>
                </pic:pic>
              </a:graphicData>
            </a:graphic>
          </wp:anchor>
        </w:drawing>
      </w:r>
      <w:r w:rsidR="00867EEF" w:rsidRPr="000056F0">
        <w:rPr>
          <w:rFonts w:asciiTheme="majorHAnsi" w:hAnsiTheme="majorHAnsi"/>
        </w:rPr>
        <w:t xml:space="preserve">Name                                       :  </w:t>
      </w:r>
      <w:r w:rsidR="00254EB2">
        <w:rPr>
          <w:rFonts w:asciiTheme="majorHAnsi" w:hAnsiTheme="majorHAnsi"/>
        </w:rPr>
        <w:t>Arul E</w:t>
      </w:r>
    </w:p>
    <w:p w:rsidR="00867EEF" w:rsidRPr="000056F0" w:rsidRDefault="00867EEF" w:rsidP="00867EEF">
      <w:pPr>
        <w:tabs>
          <w:tab w:val="left" w:pos="2925"/>
        </w:tabs>
        <w:ind w:left="5529" w:hanging="5529"/>
        <w:rPr>
          <w:rFonts w:asciiTheme="majorHAnsi" w:hAnsiTheme="majorHAnsi"/>
        </w:rPr>
      </w:pPr>
      <w:r w:rsidRPr="000056F0">
        <w:rPr>
          <w:rFonts w:asciiTheme="majorHAnsi" w:hAnsiTheme="majorHAnsi"/>
        </w:rPr>
        <w:tab/>
        <w:t xml:space="preserve">Address                                   :  </w:t>
      </w:r>
      <w:r w:rsidR="00254EB2">
        <w:rPr>
          <w:rFonts w:asciiTheme="majorHAnsi" w:hAnsiTheme="majorHAnsi"/>
        </w:rPr>
        <w:t>No.</w:t>
      </w:r>
      <w:r w:rsidR="00FB1870">
        <w:rPr>
          <w:rFonts w:asciiTheme="majorHAnsi" w:hAnsiTheme="majorHAnsi"/>
        </w:rPr>
        <w:t xml:space="preserve"> </w:t>
      </w:r>
      <w:r w:rsidR="00254EB2">
        <w:rPr>
          <w:rFonts w:asciiTheme="majorHAnsi" w:hAnsiTheme="majorHAnsi"/>
        </w:rPr>
        <w:t xml:space="preserve">240, </w:t>
      </w:r>
      <w:proofErr w:type="spellStart"/>
      <w:r w:rsidR="00254EB2">
        <w:rPr>
          <w:rFonts w:asciiTheme="majorHAnsi" w:hAnsiTheme="majorHAnsi"/>
        </w:rPr>
        <w:t>Mummorthi</w:t>
      </w:r>
      <w:proofErr w:type="spellEnd"/>
      <w:r w:rsidR="00254EB2">
        <w:rPr>
          <w:rFonts w:asciiTheme="majorHAnsi" w:hAnsiTheme="majorHAnsi"/>
        </w:rPr>
        <w:t xml:space="preserve"> Nagar, </w:t>
      </w:r>
      <w:proofErr w:type="spellStart"/>
      <w:r w:rsidR="00254EB2">
        <w:rPr>
          <w:rFonts w:asciiTheme="majorHAnsi" w:hAnsiTheme="majorHAnsi"/>
        </w:rPr>
        <w:t>Pandithapattu</w:t>
      </w:r>
      <w:proofErr w:type="spellEnd"/>
      <w:r w:rsidR="00254EB2">
        <w:rPr>
          <w:rFonts w:asciiTheme="majorHAnsi" w:hAnsiTheme="majorHAnsi"/>
        </w:rPr>
        <w:t xml:space="preserve"> Village &amp; Post.</w:t>
      </w:r>
    </w:p>
    <w:p w:rsidR="00867EEF" w:rsidRPr="000056F0" w:rsidRDefault="00867EEF" w:rsidP="00867EEF">
      <w:pPr>
        <w:tabs>
          <w:tab w:val="left" w:pos="2925"/>
        </w:tabs>
        <w:rPr>
          <w:rFonts w:asciiTheme="majorHAnsi" w:hAnsiTheme="majorHAnsi"/>
          <w:b/>
        </w:rPr>
      </w:pPr>
      <w:r w:rsidRPr="000056F0">
        <w:rPr>
          <w:rFonts w:asciiTheme="majorHAnsi" w:hAnsiTheme="majorHAnsi"/>
        </w:rPr>
        <w:tab/>
        <w:t xml:space="preserve">Village                                     :  </w:t>
      </w:r>
      <w:r w:rsidR="00254EB2">
        <w:rPr>
          <w:rFonts w:asciiTheme="majorHAnsi" w:hAnsiTheme="majorHAnsi"/>
          <w:b/>
        </w:rPr>
        <w:t>PANDITHAPATTU</w:t>
      </w:r>
    </w:p>
    <w:p w:rsidR="00867EEF" w:rsidRPr="000056F0" w:rsidRDefault="00867EEF" w:rsidP="00867EEF">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Sponsorship             :  </w:t>
      </w:r>
      <w:r w:rsidR="00254EB2">
        <w:rPr>
          <w:rFonts w:asciiTheme="majorHAnsi" w:hAnsiTheme="majorHAnsi"/>
          <w:highlight w:val="yellow"/>
        </w:rPr>
        <w:t xml:space="preserve">2004-2006, </w:t>
      </w:r>
      <w:r w:rsidRPr="00E260DE">
        <w:rPr>
          <w:rFonts w:asciiTheme="majorHAnsi" w:hAnsiTheme="majorHAnsi"/>
          <w:highlight w:val="yellow"/>
        </w:rPr>
        <w:t>2Years Schooling.</w:t>
      </w:r>
    </w:p>
    <w:p w:rsidR="00867EEF" w:rsidRPr="000056F0" w:rsidRDefault="00867EEF" w:rsidP="00867EEF">
      <w:pPr>
        <w:tabs>
          <w:tab w:val="left" w:pos="2925"/>
        </w:tabs>
        <w:rPr>
          <w:rFonts w:asciiTheme="majorHAnsi" w:hAnsiTheme="majorHAnsi"/>
        </w:rPr>
      </w:pPr>
      <w:r w:rsidRPr="000056F0">
        <w:rPr>
          <w:rFonts w:asciiTheme="majorHAnsi" w:hAnsiTheme="majorHAnsi"/>
        </w:rPr>
        <w:tab/>
      </w:r>
      <w:r w:rsidRPr="00E260DE">
        <w:rPr>
          <w:rFonts w:asciiTheme="majorHAnsi" w:hAnsiTheme="majorHAnsi"/>
          <w:highlight w:val="yellow"/>
        </w:rPr>
        <w:t xml:space="preserve">Under PTP                             :  </w:t>
      </w:r>
      <w:r w:rsidR="00254EB2">
        <w:rPr>
          <w:rFonts w:asciiTheme="majorHAnsi" w:hAnsiTheme="majorHAnsi"/>
          <w:highlight w:val="yellow"/>
        </w:rPr>
        <w:t>2006</w:t>
      </w:r>
      <w:r w:rsidRPr="00E260DE">
        <w:rPr>
          <w:rFonts w:asciiTheme="majorHAnsi" w:hAnsiTheme="majorHAnsi"/>
          <w:highlight w:val="yellow"/>
        </w:rPr>
        <w:t xml:space="preserve"> – 20</w:t>
      </w:r>
      <w:r w:rsidR="00254EB2">
        <w:rPr>
          <w:rFonts w:asciiTheme="majorHAnsi" w:hAnsiTheme="majorHAnsi"/>
          <w:highlight w:val="yellow"/>
        </w:rPr>
        <w:t>08</w:t>
      </w:r>
      <w:r>
        <w:rPr>
          <w:rFonts w:asciiTheme="majorHAnsi" w:hAnsiTheme="majorHAnsi"/>
          <w:highlight w:val="yellow"/>
        </w:rPr>
        <w:t>,</w:t>
      </w:r>
      <w:r w:rsidRPr="00E260DE">
        <w:rPr>
          <w:rFonts w:asciiTheme="majorHAnsi" w:hAnsiTheme="majorHAnsi"/>
          <w:highlight w:val="yellow"/>
        </w:rPr>
        <w:t xml:space="preserve"> </w:t>
      </w:r>
      <w:r w:rsidR="00806B20">
        <w:rPr>
          <w:rFonts w:asciiTheme="majorHAnsi" w:hAnsiTheme="majorHAnsi"/>
          <w:highlight w:val="yellow"/>
        </w:rPr>
        <w:t>2</w:t>
      </w:r>
      <w:r w:rsidRPr="00E260DE">
        <w:rPr>
          <w:rFonts w:asciiTheme="majorHAnsi" w:hAnsiTheme="majorHAnsi"/>
          <w:highlight w:val="yellow"/>
        </w:rPr>
        <w:t xml:space="preserve"> Years College.</w:t>
      </w:r>
    </w:p>
    <w:p w:rsidR="00867EEF" w:rsidRPr="000056F0" w:rsidRDefault="00867EEF" w:rsidP="00867EEF">
      <w:pPr>
        <w:ind w:left="5529" w:hanging="2977"/>
        <w:rPr>
          <w:rFonts w:asciiTheme="majorHAnsi" w:hAnsiTheme="majorHAnsi"/>
        </w:rPr>
      </w:pPr>
      <w:r w:rsidRPr="000056F0">
        <w:rPr>
          <w:rFonts w:asciiTheme="majorHAnsi" w:hAnsiTheme="majorHAnsi"/>
        </w:rPr>
        <w:t xml:space="preserve">        School                         </w:t>
      </w:r>
      <w:r w:rsidR="00C75127">
        <w:rPr>
          <w:rFonts w:asciiTheme="majorHAnsi" w:hAnsiTheme="majorHAnsi"/>
        </w:rPr>
        <w:t xml:space="preserve">            :  Sri </w:t>
      </w:r>
      <w:proofErr w:type="spellStart"/>
      <w:r w:rsidR="00C75127">
        <w:rPr>
          <w:rFonts w:asciiTheme="majorHAnsi" w:hAnsiTheme="majorHAnsi"/>
        </w:rPr>
        <w:t>Ramana</w:t>
      </w:r>
      <w:proofErr w:type="spellEnd"/>
      <w:r w:rsidR="00C75127">
        <w:rPr>
          <w:rFonts w:asciiTheme="majorHAnsi" w:hAnsiTheme="majorHAnsi"/>
        </w:rPr>
        <w:t xml:space="preserve"> Mahari</w:t>
      </w:r>
      <w:r w:rsidRPr="000056F0">
        <w:rPr>
          <w:rFonts w:asciiTheme="majorHAnsi" w:hAnsiTheme="majorHAnsi"/>
        </w:rPr>
        <w:t>shi Matriculation Higher secondary school.</w:t>
      </w:r>
    </w:p>
    <w:p w:rsidR="00867EEF" w:rsidRPr="000056F0" w:rsidRDefault="00867EEF" w:rsidP="00867EEF">
      <w:pPr>
        <w:tabs>
          <w:tab w:val="left" w:pos="2925"/>
        </w:tabs>
        <w:ind w:left="5529" w:hanging="5529"/>
        <w:rPr>
          <w:rFonts w:asciiTheme="majorHAnsi" w:hAnsiTheme="majorHAnsi"/>
        </w:rPr>
      </w:pPr>
      <w:r w:rsidRPr="000056F0">
        <w:rPr>
          <w:rFonts w:asciiTheme="majorHAnsi" w:hAnsiTheme="majorHAnsi"/>
        </w:rPr>
        <w:tab/>
        <w:t xml:space="preserve">College        </w:t>
      </w:r>
      <w:r>
        <w:rPr>
          <w:rFonts w:asciiTheme="majorHAnsi" w:hAnsiTheme="majorHAnsi"/>
        </w:rPr>
        <w:t xml:space="preserve">                            :  </w:t>
      </w:r>
      <w:r w:rsidR="00D821FA">
        <w:rPr>
          <w:rFonts w:asciiTheme="majorHAnsi" w:hAnsiTheme="majorHAnsi"/>
        </w:rPr>
        <w:t xml:space="preserve">Diploma in Electrical and Electronic Engineering in </w:t>
      </w:r>
      <w:proofErr w:type="spellStart"/>
      <w:r w:rsidR="00D821FA">
        <w:rPr>
          <w:rFonts w:asciiTheme="majorHAnsi" w:hAnsiTheme="majorHAnsi"/>
        </w:rPr>
        <w:t>Vignesh</w:t>
      </w:r>
      <w:proofErr w:type="spellEnd"/>
      <w:r w:rsidR="00D821FA">
        <w:rPr>
          <w:rFonts w:asciiTheme="majorHAnsi" w:hAnsiTheme="majorHAnsi"/>
        </w:rPr>
        <w:t xml:space="preserve"> Polytechnic college, </w:t>
      </w:r>
      <w:r>
        <w:rPr>
          <w:rFonts w:asciiTheme="majorHAnsi" w:hAnsiTheme="majorHAnsi"/>
        </w:rPr>
        <w:t xml:space="preserve">Bachelor of </w:t>
      </w:r>
      <w:r w:rsidR="00D821FA">
        <w:rPr>
          <w:rFonts w:asciiTheme="majorHAnsi" w:hAnsiTheme="majorHAnsi"/>
        </w:rPr>
        <w:t>Electrical and Electronic Engineering</w:t>
      </w:r>
      <w:r>
        <w:rPr>
          <w:rFonts w:asciiTheme="majorHAnsi" w:hAnsiTheme="majorHAnsi"/>
        </w:rPr>
        <w:t xml:space="preserve"> in </w:t>
      </w:r>
      <w:r w:rsidR="00D821FA">
        <w:rPr>
          <w:rFonts w:asciiTheme="majorHAnsi" w:hAnsiTheme="majorHAnsi"/>
        </w:rPr>
        <w:t xml:space="preserve">SKP </w:t>
      </w:r>
      <w:r>
        <w:rPr>
          <w:rFonts w:asciiTheme="majorHAnsi" w:hAnsiTheme="majorHAnsi"/>
        </w:rPr>
        <w:t>Engineering</w:t>
      </w:r>
      <w:r w:rsidR="00D821FA">
        <w:rPr>
          <w:rFonts w:asciiTheme="majorHAnsi" w:hAnsiTheme="majorHAnsi"/>
        </w:rPr>
        <w:t xml:space="preserve"> College, </w:t>
      </w:r>
      <w:proofErr w:type="spellStart"/>
      <w:r w:rsidR="00D821FA">
        <w:rPr>
          <w:rFonts w:asciiTheme="majorHAnsi" w:hAnsiTheme="majorHAnsi"/>
        </w:rPr>
        <w:t>T.V.Malai</w:t>
      </w:r>
      <w:proofErr w:type="spellEnd"/>
      <w:r w:rsidR="00D821FA">
        <w:rPr>
          <w:rFonts w:asciiTheme="majorHAnsi" w:hAnsiTheme="majorHAnsi"/>
        </w:rPr>
        <w:t>.</w:t>
      </w:r>
    </w:p>
    <w:p w:rsidR="00867EEF" w:rsidRPr="000056F0" w:rsidRDefault="00867EEF" w:rsidP="00867EEF">
      <w:pPr>
        <w:tabs>
          <w:tab w:val="left" w:pos="2925"/>
        </w:tabs>
        <w:ind w:left="5529" w:hanging="4111"/>
        <w:rPr>
          <w:rFonts w:asciiTheme="majorHAnsi" w:hAnsiTheme="majorHAnsi"/>
        </w:rPr>
      </w:pPr>
      <w:r w:rsidRPr="000056F0">
        <w:rPr>
          <w:rFonts w:asciiTheme="majorHAnsi" w:hAnsiTheme="majorHAnsi"/>
        </w:rPr>
        <w:tab/>
        <w:t xml:space="preserve">Job                </w:t>
      </w:r>
      <w:r>
        <w:rPr>
          <w:rFonts w:asciiTheme="majorHAnsi" w:hAnsiTheme="majorHAnsi"/>
        </w:rPr>
        <w:t xml:space="preserve">                            :  </w:t>
      </w:r>
      <w:r w:rsidR="00990267">
        <w:rPr>
          <w:rFonts w:asciiTheme="majorHAnsi" w:hAnsiTheme="majorHAnsi"/>
        </w:rPr>
        <w:t xml:space="preserve">Entrepreneurship </w:t>
      </w:r>
      <w:r w:rsidR="00B203F7">
        <w:rPr>
          <w:rFonts w:asciiTheme="majorHAnsi" w:hAnsiTheme="majorHAnsi"/>
        </w:rPr>
        <w:t xml:space="preserve">in Recycling  </w:t>
      </w:r>
    </w:p>
    <w:p w:rsidR="00867EEF" w:rsidRDefault="00FB711D" w:rsidP="00867EEF">
      <w:pPr>
        <w:tabs>
          <w:tab w:val="left" w:pos="2925"/>
        </w:tabs>
        <w:rPr>
          <w:rFonts w:asciiTheme="majorHAnsi" w:hAnsiTheme="majorHAnsi"/>
        </w:rPr>
      </w:pPr>
      <w:r>
        <w:rPr>
          <w:rFonts w:asciiTheme="majorHAnsi" w:hAnsiTheme="majorHAnsi"/>
          <w:noProof/>
          <w:lang w:eastAsia="en-IN" w:bidi="ta-IN"/>
        </w:rPr>
        <w:pict>
          <v:shape id="AutoShape 194" o:spid="_x0000_s1101" type="#_x0000_t32" style="position:absolute;margin-left:-66.75pt;margin-top:25.7pt;width:587.25pt;height:0;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" strokecolor="#4bacc6 [3208]" strokeweight="2.5pt">
            <v:shadow color="#868686"/>
          </v:shape>
        </w:pict>
      </w:r>
      <w:r w:rsidR="00867EEF" w:rsidRPr="000056F0">
        <w:rPr>
          <w:rFonts w:asciiTheme="majorHAnsi" w:hAnsiTheme="majorHAnsi"/>
        </w:rPr>
        <w:tab/>
      </w:r>
      <w:r w:rsidR="00867EEF">
        <w:rPr>
          <w:rFonts w:asciiTheme="majorHAnsi" w:hAnsiTheme="majorHAnsi"/>
        </w:rPr>
        <w:t>Marital</w:t>
      </w:r>
      <w:r w:rsidR="00867EEF" w:rsidRPr="000056F0">
        <w:rPr>
          <w:rFonts w:asciiTheme="majorHAnsi" w:hAnsiTheme="majorHAnsi"/>
        </w:rPr>
        <w:t xml:space="preserve"> Status                      </w:t>
      </w:r>
      <w:r w:rsidR="00867EEF">
        <w:rPr>
          <w:rFonts w:asciiTheme="majorHAnsi" w:hAnsiTheme="majorHAnsi"/>
        </w:rPr>
        <w:t xml:space="preserve"> </w:t>
      </w:r>
      <w:r w:rsidR="00867EEF" w:rsidRPr="000056F0">
        <w:rPr>
          <w:rFonts w:asciiTheme="majorHAnsi" w:hAnsiTheme="majorHAnsi"/>
        </w:rPr>
        <w:t>:  Unmarried.</w:t>
      </w:r>
    </w:p>
    <w:p w:rsidR="00957EEA" w:rsidRDefault="00957EEA" w:rsidP="008F0588">
      <w:pPr>
        <w:rPr>
          <w:rFonts w:asciiTheme="majorHAnsi" w:hAnsiTheme="majorHAnsi"/>
          <w:sz w:val="48"/>
          <w:szCs w:val="48"/>
        </w:rPr>
      </w:pPr>
    </w:p>
    <w:p w:rsidR="00035780" w:rsidRDefault="00035780" w:rsidP="00035780">
      <w:pPr>
        <w:rPr>
          <w:rFonts w:asciiTheme="majorHAnsi" w:hAnsiTheme="majorHAnsi"/>
          <w:sz w:val="48"/>
          <w:szCs w:val="36"/>
        </w:rPr>
        <w:sectPr w:rsidR="00035780" w:rsidSect="00B53E27">
          <w:pgSz w:w="11906" w:h="16838"/>
          <w:pgMar w:top="1440" w:right="1440" w:bottom="1440" w:left="1440" w:header="708" w:footer="708" w:gutter="0"/>
          <w:cols w:space="708"/>
          <w:docGrid w:linePitch="360"/>
        </w:sectPr>
      </w:pPr>
    </w:p>
    <w:p w:rsidR="00035780" w:rsidRDefault="00FB711D" w:rsidP="00035780">
      <w:r>
        <w:rPr>
          <w:noProof/>
          <w:lang w:eastAsia="en-IN" w:bidi="ta-IN"/>
        </w:rPr>
        <w:lastRenderedPageBreak/>
        <w:pict>
          <v:shape id="Text Box 64" o:spid="_x0000_s1037" type="#_x0000_t202" style="position:absolute;margin-left:215.45pt;margin-top:12.55pt;width:285.2pt;height:38.35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" filled="f" stroked="f" strokeweight=".5pt">
            <v:textbox>
              <w:txbxContent>
                <w:p w:rsidR="009E47C2" w:rsidRPr="00023016" w:rsidRDefault="009E47C2">
                  <w:pPr>
                    <w:rPr>
                      <w:sz w:val="36"/>
                      <w:szCs w:val="36"/>
                      <w:u w:val="single"/>
                    </w:rPr>
                  </w:pPr>
                  <w:r w:rsidRPr="00023016">
                    <w:rPr>
                      <w:sz w:val="36"/>
                      <w:szCs w:val="36"/>
                      <w:u w:val="single"/>
                    </w:rPr>
                    <w:t>From Application to Employment</w:t>
                  </w:r>
                </w:p>
              </w:txbxContent>
            </v:textbox>
          </v:shape>
        </w:pict>
      </w:r>
      <w:r>
        <w:rPr>
          <w:noProof/>
          <w:lang w:eastAsia="en-IN" w:bidi="ta-IN"/>
        </w:rPr>
        <w:pict>
          <v:shape id="Text Box 266" o:spid="_x0000_s1038" type="#_x0000_t202" style="position:absolute;margin-left:517.75pt;margin-top:7.55pt;width:104.35pt;height:29.5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" stroked="f">
            <v:textbox>
              <w:txbxContent>
                <w:p w:rsidR="009E47C2" w:rsidRPr="00813289" w:rsidRDefault="009E47C2" w:rsidP="00035780">
                  <w:pPr>
                    <w:rPr>
                      <w:b/>
                      <w:bCs/>
                      <w:color w:val="00B0F0"/>
                      <w:sz w:val="36"/>
                      <w:szCs w:val="30"/>
                    </w:rPr>
                  </w:pPr>
                  <w:r>
                    <w:rPr>
                      <w:b/>
                      <w:bCs/>
                      <w:color w:val="00B0F0"/>
                      <w:sz w:val="36"/>
                      <w:szCs w:val="30"/>
                    </w:rPr>
                    <w:t>Out-</w:t>
                  </w:r>
                  <w:r w:rsidRPr="00813289">
                    <w:rPr>
                      <w:b/>
                      <w:bCs/>
                      <w:color w:val="00B0F0"/>
                      <w:sz w:val="36"/>
                      <w:szCs w:val="30"/>
                    </w:rPr>
                    <w:t>come</w:t>
                  </w:r>
                </w:p>
              </w:txbxContent>
            </v:textbox>
          </v:shape>
        </w:pict>
      </w:r>
      <w:r>
        <w:rPr>
          <w:noProof/>
          <w:lang w:eastAsia="en-IN" w:bidi="ta-IN"/>
        </w:rPr>
        <w:pict>
          <v:shape id="Text Box 256" o:spid="_x0000_s1039" type="#_x0000_t202" style="position:absolute;margin-left:-39.25pt;margin-top:-22.15pt;width:106.4pt;height:59.2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" stroked="f">
            <v:textbox>
              <w:txbxContent>
                <w:p w:rsidR="009E47C2" w:rsidRPr="005E1117" w:rsidRDefault="009E47C2" w:rsidP="00035780">
                  <w:pPr>
                    <w:rPr>
                      <w:b/>
                      <w:bCs/>
                      <w:color w:val="00B0F0"/>
                      <w:sz w:val="36"/>
                      <w:szCs w:val="36"/>
                    </w:rPr>
                  </w:pPr>
                  <w:r>
                    <w:rPr>
                      <w:b/>
                      <w:bCs/>
                      <w:color w:val="00B0F0"/>
                      <w:sz w:val="36"/>
                      <w:szCs w:val="36"/>
                    </w:rPr>
                    <w:t>Every Year</w:t>
                  </w:r>
                  <w:r>
                    <w:rPr>
                      <w:b/>
                      <w:bCs/>
                      <w:color w:val="00B0F0"/>
                      <w:sz w:val="36"/>
                      <w:szCs w:val="36"/>
                    </w:rPr>
                    <w:br/>
                  </w:r>
                  <w:r w:rsidRPr="005E1117">
                    <w:rPr>
                      <w:b/>
                      <w:bCs/>
                      <w:color w:val="00B0F0"/>
                      <w:sz w:val="36"/>
                      <w:szCs w:val="36"/>
                    </w:rPr>
                    <w:t>June / July</w:t>
                  </w:r>
                </w:p>
              </w:txbxContent>
            </v:textbox>
          </v:shape>
        </w:pict>
      </w:r>
      <w:r>
        <w:rPr>
          <w:noProof/>
          <w:lang w:eastAsia="en-IN" w:bidi="ta-IN"/>
        </w:rPr>
        <w:pict>
          <v:shapetype id="_x0000_t109" coordsize="21600,21600" o:spt="109" path="m,l,21600r21600,l21600,xe">
            <v:stroke joinstyle="miter"/>
            <v:path gradientshapeok="t" o:connecttype="rect"/>
          </v:shapetype>
          <v:shape id="AutoShape 254" o:spid="_x0000_s1040" type="#_x0000_t109" style="position:absolute;margin-left:77.85pt;margin-top:-44.95pt;width:524.25pt;height:58.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" stroked="f">
            <v:textbox>
              <w:txbxContent>
                <w:p w:rsidR="009E47C2" w:rsidRPr="00D0355C" w:rsidRDefault="009E47C2" w:rsidP="00035780">
                  <w:pPr>
                    <w:jc w:val="center"/>
                    <w:rPr>
                      <w:sz w:val="36"/>
                      <w:szCs w:val="36"/>
                    </w:rPr>
                  </w:pPr>
                  <w:proofErr w:type="spellStart"/>
                  <w:r w:rsidRPr="00D0355C">
                    <w:rPr>
                      <w:sz w:val="36"/>
                      <w:szCs w:val="36"/>
                    </w:rPr>
                    <w:t>Shanthimalai</w:t>
                  </w:r>
                  <w:proofErr w:type="spellEnd"/>
                  <w:r w:rsidRPr="00D0355C">
                    <w:rPr>
                      <w:sz w:val="36"/>
                      <w:szCs w:val="36"/>
                    </w:rPr>
                    <w:t xml:space="preserve"> Trust</w:t>
                  </w:r>
                  <w:r w:rsidRPr="00D0355C">
                    <w:rPr>
                      <w:sz w:val="36"/>
                      <w:szCs w:val="36"/>
                    </w:rPr>
                    <w:br/>
                    <w:t>Professional Training Program (PTP)</w:t>
                  </w:r>
                </w:p>
              </w:txbxContent>
            </v:textbox>
          </v:shape>
        </w:pict>
      </w:r>
    </w:p>
    <w:p w:rsidR="00035780" w:rsidRDefault="00FB711D" w:rsidP="00035780">
      <w:pPr>
        <w:tabs>
          <w:tab w:val="left" w:pos="10174"/>
        </w:tabs>
      </w:pPr>
      <w:r>
        <w:rPr>
          <w:noProof/>
          <w:lang w:eastAsia="en-IN" w:bidi="ta-IN"/>
        </w:rPr>
        <w:pict>
          <v:oval id="Oval 238" o:spid="_x0000_s1041" style="position:absolute;margin-left:-50.45pt;margin-top:17.35pt;width:122.25pt;height:119.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" fillcolor="#d99594 [1941]">
            <v:shadow on="t" type="double" opacity=".5" color2="shadow add(102)" offset="-3pt,-3pt" offset2="-6pt,-6pt"/>
            <v:textbox>
              <w:txbxContent>
                <w:p w:rsidR="009E47C2" w:rsidRPr="002F0DCE" w:rsidRDefault="009E47C2" w:rsidP="00035780">
                  <w:pPr>
                    <w:jc w:val="center"/>
                    <w:rPr>
                      <w:sz w:val="28"/>
                      <w:szCs w:val="28"/>
                    </w:rPr>
                  </w:pPr>
                  <w:r w:rsidRPr="002F0DCE">
                    <w:rPr>
                      <w:sz w:val="28"/>
                      <w:szCs w:val="28"/>
                    </w:rPr>
                    <w:t>Receiving</w:t>
                  </w:r>
                  <w:r w:rsidRPr="002F0DCE">
                    <w:rPr>
                      <w:sz w:val="28"/>
                      <w:szCs w:val="28"/>
                    </w:rPr>
                    <w:br/>
                    <w:t xml:space="preserve">request </w:t>
                  </w:r>
                  <w:r>
                    <w:rPr>
                      <w:sz w:val="28"/>
                      <w:szCs w:val="28"/>
                    </w:rPr>
                    <w:t>l</w:t>
                  </w:r>
                  <w:r w:rsidRPr="002F0DCE">
                    <w:rPr>
                      <w:sz w:val="28"/>
                      <w:szCs w:val="28"/>
                    </w:rPr>
                    <w:t>etter</w:t>
                  </w:r>
                  <w:r>
                    <w:rPr>
                      <w:sz w:val="28"/>
                      <w:szCs w:val="28"/>
                    </w:rPr>
                    <w:t>s</w:t>
                  </w:r>
                  <w:r w:rsidRPr="002F0DCE">
                    <w:rPr>
                      <w:sz w:val="28"/>
                      <w:szCs w:val="28"/>
                    </w:rPr>
                    <w:t xml:space="preserve"> from </w:t>
                  </w:r>
                  <w:r>
                    <w:rPr>
                      <w:sz w:val="28"/>
                      <w:szCs w:val="28"/>
                    </w:rPr>
                    <w:t>students</w:t>
                  </w:r>
                </w:p>
              </w:txbxContent>
            </v:textbox>
          </v:oval>
        </w:pict>
      </w:r>
      <w:r w:rsidR="00035780">
        <w:tab/>
      </w:r>
    </w:p>
    <w:p w:rsidR="00035780" w:rsidRDefault="00FB711D" w:rsidP="00035780">
      <w:r w:rsidRPr="00FB711D">
        <w:rPr>
          <w:noProof/>
          <w:color w:val="FFFFFF" w:themeColor="background1"/>
          <w:lang w:eastAsia="en-IN" w:bidi="ta-IN"/>
        </w:rPr>
        <w:pict>
          <v:oval id="Oval 267" o:spid="_x0000_s1042" style="position:absolute;margin-left:498.55pt;margin-top:1.75pt;width:158.65pt;height:92.5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" fillcolor="#92d050">
            <v:shadow on="t" type="double" opacity=".5" color2="shadow add(102)" offset="-3pt,-3pt" offset2="-6pt,-6pt"/>
            <v:textbox>
              <w:txbxContent>
                <w:p w:rsidR="009E47C2" w:rsidRDefault="009E47C2" w:rsidP="00035780">
                  <w:pPr>
                    <w:spacing w:after="0" w:line="240" w:lineRule="auto"/>
                    <w:jc w:val="center"/>
                    <w:rPr>
                      <w:sz w:val="24"/>
                      <w:szCs w:val="34"/>
                    </w:rPr>
                  </w:pPr>
                </w:p>
                <w:p w:rsidR="009E47C2" w:rsidRPr="00747BFC" w:rsidRDefault="009E47C2" w:rsidP="00035780">
                  <w:pPr>
                    <w:spacing w:after="0" w:line="240" w:lineRule="auto"/>
                    <w:jc w:val="center"/>
                    <w:rPr>
                      <w:sz w:val="28"/>
                      <w:szCs w:val="36"/>
                    </w:rPr>
                  </w:pPr>
                  <w:r w:rsidRPr="00747BFC">
                    <w:rPr>
                      <w:sz w:val="28"/>
                      <w:szCs w:val="36"/>
                    </w:rPr>
                    <w:t>Entrepreneurship</w:t>
                  </w:r>
                </w:p>
              </w:txbxContent>
            </v:textbox>
          </v:oval>
        </w:pict>
      </w:r>
      <w:r>
        <w:rPr>
          <w:noProof/>
          <w:lang w:eastAsia="en-IN" w:bidi="ta-IN"/>
        </w:rPr>
        <w:pict>
          <v:oval id="Oval 257" o:spid="_x0000_s1043" style="position:absolute;margin-left:412.9pt;margin-top:18.1pt;width:77.15pt;height:74.8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" fillcolor="#92d050">
            <v:shadow on="t" type="double" opacity=".5" color2="shadow add(102)" offset="-3pt,-3pt" offset2="-6pt,-6pt"/>
            <v:textbox>
              <w:txbxContent>
                <w:p w:rsidR="009E47C2" w:rsidRDefault="009E47C2" w:rsidP="00035780">
                  <w:pPr>
                    <w:spacing w:after="0" w:line="240" w:lineRule="auto"/>
                    <w:jc w:val="center"/>
                    <w:rPr>
                      <w:sz w:val="32"/>
                      <w:szCs w:val="38"/>
                    </w:rPr>
                  </w:pPr>
                </w:p>
                <w:p w:rsidR="009E47C2" w:rsidRPr="00DD26BC" w:rsidRDefault="009E47C2" w:rsidP="00035780">
                  <w:pPr>
                    <w:spacing w:after="0" w:line="240" w:lineRule="auto"/>
                    <w:jc w:val="center"/>
                    <w:rPr>
                      <w:sz w:val="32"/>
                      <w:szCs w:val="38"/>
                    </w:rPr>
                  </w:pPr>
                  <w:r w:rsidRPr="00DD26BC">
                    <w:rPr>
                      <w:sz w:val="32"/>
                      <w:szCs w:val="38"/>
                    </w:rPr>
                    <w:t>Job</w:t>
                  </w:r>
                </w:p>
                <w:p w:rsidR="009E47C2" w:rsidRDefault="009E47C2" w:rsidP="00035780"/>
              </w:txbxContent>
            </v:textbox>
          </v:oval>
        </w:pict>
      </w:r>
    </w:p>
    <w:p w:rsidR="00035780" w:rsidRPr="005E1117" w:rsidRDefault="00035780" w:rsidP="00035780"/>
    <w:p w:rsidR="00035780" w:rsidRPr="00897D22" w:rsidRDefault="00FB711D" w:rsidP="00035780">
      <w:pPr>
        <w:rPr>
          <w:color w:val="FFFFFF" w:themeColor="background1"/>
        </w:rPr>
      </w:pPr>
      <w:r>
        <w:rPr>
          <w:noProof/>
          <w:color w:val="FFFFFF" w:themeColor="background1"/>
          <w:lang w:eastAsia="en-IN" w:bidi="ta-IN"/>
        </w:rPr>
        <w:pict>
          <v:shapetype id="_x0000_t117" coordsize="21600,21600" o:spt="117" path="m4353,l17214,r4386,10800l17214,21600r-12861,l,10800xe">
            <v:stroke joinstyle="miter"/>
            <v:path gradientshapeok="t" o:connecttype="rect" textboxrect="4353,0,17214,21600"/>
          </v:shapetype>
          <v:shape id="AutoShape 246" o:spid="_x0000_s1044" type="#_x0000_t117" style="position:absolute;margin-left:295.15pt;margin-top:9.7pt;width:92.55pt;height:59.6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" fillcolor="#e9b1d5">
            <v:textbox>
              <w:txbxContent>
                <w:p w:rsidR="009E47C2" w:rsidRPr="00A70B1C" w:rsidRDefault="009E47C2" w:rsidP="00035780">
                  <w:pPr>
                    <w:jc w:val="center"/>
                    <w:rPr>
                      <w:sz w:val="28"/>
                      <w:szCs w:val="30"/>
                    </w:rPr>
                  </w:pPr>
                  <w:r w:rsidRPr="00A70B1C">
                    <w:rPr>
                      <w:sz w:val="24"/>
                      <w:szCs w:val="26"/>
                    </w:rPr>
                    <w:t>Medical Support</w:t>
                  </w:r>
                </w:p>
              </w:txbxContent>
            </v:textbox>
          </v:shape>
        </w:pict>
      </w:r>
      <w:r>
        <w:rPr>
          <w:noProof/>
          <w:color w:val="FFFFFF" w:themeColor="background1"/>
          <w:lang w:eastAsia="en-IN" w:bidi="ta-IN"/>
        </w:rPr>
        <w:pict>
          <v:shape id="AutoShape 244" o:spid="_x0000_s1045" type="#_x0000_t117" style="position:absolute;margin-left:173.85pt;margin-top:9.7pt;width:114.4pt;height:59.6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" fillcolor="#e9b1d5">
            <v:textbox>
              <w:txbxContent>
                <w:p w:rsidR="009E47C2" w:rsidRPr="00B8344F" w:rsidRDefault="009E47C2" w:rsidP="00035780">
                  <w:pPr>
                    <w:jc w:val="center"/>
                    <w:rPr>
                      <w:sz w:val="24"/>
                      <w:szCs w:val="24"/>
                    </w:rPr>
                  </w:pPr>
                  <w:r w:rsidRPr="00B8344F">
                    <w:rPr>
                      <w:sz w:val="24"/>
                      <w:szCs w:val="24"/>
                    </w:rPr>
                    <w:t>Notebooks&amp; Stationery</w:t>
                  </w:r>
                </w:p>
              </w:txbxContent>
            </v:textbox>
          </v:shape>
        </w:pict>
      </w:r>
      <w:r>
        <w:rPr>
          <w:noProof/>
          <w:color w:val="FFFFFF" w:themeColor="background1"/>
          <w:lang w:eastAsia="en-IN" w:bidi="ta-IN"/>
        </w:rPr>
        <w:pict>
          <v:shape id="AutoShape 242" o:spid="_x0000_s1046" type="#_x0000_t117" style="position:absolute;margin-left:75.1pt;margin-top:9.7pt;width:88.4pt;height:59.6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" fillcolor="#e9b1d5">
            <v:textbox>
              <w:txbxContent>
                <w:p w:rsidR="009E47C2" w:rsidRPr="00A70B1C" w:rsidRDefault="009E47C2" w:rsidP="00035780">
                  <w:pPr>
                    <w:jc w:val="center"/>
                    <w:rPr>
                      <w:sz w:val="24"/>
                      <w:szCs w:val="24"/>
                    </w:rPr>
                  </w:pPr>
                  <w:r w:rsidRPr="00A70B1C">
                    <w:rPr>
                      <w:sz w:val="24"/>
                      <w:szCs w:val="24"/>
                    </w:rPr>
                    <w:t>College &amp; Hostel Fee</w:t>
                  </w:r>
                </w:p>
              </w:txbxContent>
            </v:textbox>
          </v:shape>
        </w:pict>
      </w:r>
    </w:p>
    <w:p w:rsidR="00035780" w:rsidRPr="00897D22" w:rsidRDefault="00FB711D" w:rsidP="00035780">
      <w:pPr>
        <w:rPr>
          <w:color w:val="FFFFFF" w:themeColor="background1"/>
        </w:rPr>
      </w:pPr>
      <w:r>
        <w:rPr>
          <w:noProof/>
          <w:color w:val="FFFFFF" w:themeColor="background1"/>
          <w:lang w:eastAsia="en-IN" w:bidi="ta-IN"/>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269" o:spid="_x0000_s1100" type="#_x0000_t68" style="position:absolute;margin-left:569.85pt;margin-top:20.55pt;width:7.15pt;height:59.6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">
            <v:textbox style="layout-flow:vertical-ideographic"/>
          </v:shape>
        </w:pict>
      </w:r>
      <w:r>
        <w:rPr>
          <w:noProof/>
          <w:color w:val="FFFFFF" w:themeColor="background1"/>
          <w:lang w:eastAsia="en-IN" w:bidi="ta-IN"/>
        </w:rPr>
        <w:pict>
          <v:shape id="AutoShape 258" o:spid="_x0000_s1099" type="#_x0000_t68" style="position:absolute;margin-left:442.4pt;margin-top:20.55pt;width:7.15pt;height:59.45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">
            <v:textbox style="layout-flow:vertical-ideographic"/>
          </v:shape>
        </w:pict>
      </w:r>
    </w:p>
    <w:p w:rsidR="00035780" w:rsidRPr="00897D22" w:rsidRDefault="00FB711D" w:rsidP="00035780">
      <w:pPr>
        <w:tabs>
          <w:tab w:val="left" w:pos="13128"/>
        </w:tabs>
        <w:rPr>
          <w:color w:val="FFFFFF" w:themeColor="background1"/>
        </w:rPr>
      </w:pPr>
      <w:r>
        <w:rPr>
          <w:noProof/>
          <w:color w:val="FFFFFF" w:themeColor="background1"/>
          <w:lang w:eastAsia="en-IN" w:bidi="ta-IN"/>
        </w:rPr>
        <w:pict>
          <v:shape id="AutoShape 261" o:spid="_x0000_s1047" type="#_x0000_t117" style="position:absolute;margin-left:629.4pt;margin-top:21.15pt;width:124.95pt;height:77.05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" fillcolor="#b6dde8 [1304]">
            <v:textbox>
              <w:txbxContent>
                <w:p w:rsidR="009E47C2" w:rsidRPr="00CB5179" w:rsidRDefault="009E47C2" w:rsidP="00035780">
                  <w:pPr>
                    <w:spacing w:after="0"/>
                    <w:jc w:val="center"/>
                    <w:rPr>
                      <w:sz w:val="24"/>
                      <w:szCs w:val="26"/>
                    </w:rPr>
                  </w:pPr>
                  <w:r>
                    <w:rPr>
                      <w:sz w:val="24"/>
                      <w:szCs w:val="26"/>
                    </w:rPr>
                    <w:t xml:space="preserve">Support to start up own venture </w:t>
                  </w:r>
                </w:p>
              </w:txbxContent>
            </v:textbox>
          </v:shape>
        </w:pict>
      </w:r>
      <w:r>
        <w:rPr>
          <w:noProof/>
          <w:color w:val="FFFFFF" w:themeColor="background1"/>
          <w:lang w:eastAsia="en-IN" w:bidi="ta-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73" o:spid="_x0000_s1098" type="#_x0000_t66" style="position:absolute;margin-left:622.1pt;margin-top:2.25pt;width:35.9pt;height:7.15pt;rotation:2260061fd;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"/>
        </w:pict>
      </w:r>
      <w:r>
        <w:rPr>
          <w:noProof/>
          <w:color w:val="FFFFFF" w:themeColor="background1"/>
          <w:lang w:eastAsia="en-IN" w:bidi="ta-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43" o:spid="_x0000_s1097" type="#_x0000_t67" style="position:absolute;margin-left:115.85pt;margin-top:23.95pt;width:7.15pt;height:36.7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">
            <v:textbox style="layout-flow:vertical-ideographic"/>
          </v:shape>
        </w:pict>
      </w:r>
      <w:r>
        <w:rPr>
          <w:noProof/>
          <w:color w:val="FFFFFF" w:themeColor="background1"/>
          <w:lang w:eastAsia="en-IN" w:bidi="ta-IN"/>
        </w:rPr>
        <w:pict>
          <v:shape id="AutoShape 247" o:spid="_x0000_s1096" type="#_x0000_t67" style="position:absolute;margin-left:337.3pt;margin-top:21.9pt;width:7.15pt;height:36.7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">
            <v:textbox style="layout-flow:vertical-ideographic"/>
          </v:shape>
        </w:pict>
      </w:r>
      <w:r>
        <w:rPr>
          <w:noProof/>
          <w:color w:val="FFFFFF" w:themeColor="background1"/>
          <w:lang w:eastAsia="en-IN" w:bidi="ta-IN"/>
        </w:rPr>
        <w:pict>
          <v:shape id="AutoShape 245" o:spid="_x0000_s1095" type="#_x0000_t67" style="position:absolute;margin-left:223.6pt;margin-top:22.85pt;width:7.15pt;height:36.7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">
            <v:textbox style="layout-flow:vertical-ideographic"/>
          </v:shape>
        </w:pict>
      </w:r>
      <w:r w:rsidRPr="00FB711D">
        <w:rPr>
          <w:noProof/>
          <w:lang w:eastAsia="en-IN" w:bidi="ta-IN"/>
        </w:rPr>
        <w:pict>
          <v:shape id="AutoShape 240" o:spid="_x0000_s1094" type="#_x0000_t67" style="position:absolute;margin-left:6.1pt;margin-top:16.45pt;width:7.15pt;height:36.7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">
            <v:textbox style="layout-flow:vertical-ideographic"/>
          </v:shape>
        </w:pict>
      </w:r>
      <w:r w:rsidR="00035780" w:rsidRPr="00897D22">
        <w:rPr>
          <w:color w:val="FFFFFF" w:themeColor="background1"/>
        </w:rPr>
        <w:tab/>
      </w:r>
    </w:p>
    <w:p w:rsidR="00035780" w:rsidRPr="00897D22" w:rsidRDefault="00035780" w:rsidP="00035780">
      <w:pPr>
        <w:rPr>
          <w:color w:val="FFFFFF" w:themeColor="background1"/>
        </w:rPr>
      </w:pPr>
    </w:p>
    <w:p w:rsidR="00035780" w:rsidRPr="00BE09B7" w:rsidRDefault="00FB711D" w:rsidP="00035780">
      <w:pPr>
        <w:tabs>
          <w:tab w:val="left" w:pos="12892"/>
        </w:tabs>
      </w:pPr>
      <w:r w:rsidRPr="00FB711D">
        <w:rPr>
          <w:noProof/>
          <w:color w:val="FFFFFF" w:themeColor="background1"/>
          <w:lang w:eastAsia="en-IN" w:bidi="ta-IN"/>
        </w:rPr>
        <w:pict>
          <v:shape id="AutoShape 250" o:spid="_x0000_s1048" type="#_x0000_t117" style="position:absolute;margin-left:273pt;margin-top:162.45pt;width:130.3pt;height:60.2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" fillcolor="#e9b1d5">
            <v:textbox>
              <w:txbxContent>
                <w:p w:rsidR="009E47C2" w:rsidRPr="00C17C96" w:rsidRDefault="009E47C2" w:rsidP="00035780">
                  <w:pPr>
                    <w:rPr>
                      <w:sz w:val="26"/>
                      <w:szCs w:val="26"/>
                    </w:rPr>
                  </w:pPr>
                  <w:r w:rsidRPr="00C17C96">
                    <w:rPr>
                      <w:sz w:val="26"/>
                      <w:szCs w:val="26"/>
                    </w:rPr>
                    <w:t>Guidance Counselling</w:t>
                  </w:r>
                </w:p>
              </w:txbxContent>
            </v:textbox>
          </v:shape>
        </w:pict>
      </w:r>
      <w:r w:rsidRPr="00FB711D">
        <w:rPr>
          <w:rFonts w:asciiTheme="majorHAnsi" w:hAnsiTheme="majorHAnsi"/>
          <w:noProof/>
          <w:lang w:eastAsia="en-IN" w:bidi="ta-IN"/>
        </w:rPr>
        <w:pict>
          <v:shape id="AutoShape 271" o:spid="_x0000_s1049" type="#_x0000_t117" style="position:absolute;margin-left:626.9pt;margin-top:132.85pt;width:126.6pt;height:62.0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" fillcolor="#b6dde8 [1304]">
            <v:textbox>
              <w:txbxContent>
                <w:p w:rsidR="009E47C2" w:rsidRDefault="009E47C2" w:rsidP="00035780">
                  <w:pPr>
                    <w:spacing w:after="0"/>
                    <w:jc w:val="center"/>
                    <w:rPr>
                      <w:sz w:val="24"/>
                      <w:szCs w:val="26"/>
                    </w:rPr>
                  </w:pPr>
                  <w:r w:rsidRPr="00900C06">
                    <w:rPr>
                      <w:sz w:val="24"/>
                      <w:szCs w:val="26"/>
                    </w:rPr>
                    <w:t>Negotiation</w:t>
                  </w:r>
                </w:p>
                <w:p w:rsidR="009E47C2" w:rsidRPr="00CB5179" w:rsidRDefault="009E47C2" w:rsidP="00035780">
                  <w:pPr>
                    <w:spacing w:after="0"/>
                    <w:jc w:val="center"/>
                    <w:rPr>
                      <w:sz w:val="24"/>
                      <w:szCs w:val="26"/>
                    </w:rPr>
                  </w:pPr>
                  <w:proofErr w:type="gramStart"/>
                  <w:r>
                    <w:rPr>
                      <w:sz w:val="24"/>
                      <w:szCs w:val="26"/>
                    </w:rPr>
                    <w:t>with</w:t>
                  </w:r>
                  <w:proofErr w:type="gramEnd"/>
                  <w:r>
                    <w:rPr>
                      <w:sz w:val="24"/>
                      <w:szCs w:val="26"/>
                    </w:rPr>
                    <w:t xml:space="preserve"> Companies</w:t>
                  </w:r>
                </w:p>
              </w:txbxContent>
            </v:textbox>
          </v:shape>
        </w:pict>
      </w:r>
      <w:r w:rsidRPr="00FB711D">
        <w:rPr>
          <w:noProof/>
          <w:color w:val="FFFFFF" w:themeColor="background1"/>
          <w:lang w:eastAsia="en-IN" w:bidi="ta-IN"/>
        </w:rPr>
        <w:pict>
          <v:shape id="AutoShape 249" o:spid="_x0000_s1050" type="#_x0000_t117" style="position:absolute;margin-left:157.65pt;margin-top:163.9pt;width:109.05pt;height:52.0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" fillcolor="#e9b1d5">
            <v:textbox>
              <w:txbxContent>
                <w:p w:rsidR="009E47C2" w:rsidRPr="00C17C96" w:rsidRDefault="009E47C2" w:rsidP="00023016">
                  <w:pPr>
                    <w:jc w:val="center"/>
                    <w:rPr>
                      <w:sz w:val="26"/>
                      <w:szCs w:val="26"/>
                    </w:rPr>
                  </w:pPr>
                  <w:r>
                    <w:rPr>
                      <w:sz w:val="26"/>
                      <w:szCs w:val="26"/>
                    </w:rPr>
                    <w:t>Industrial</w:t>
                  </w:r>
                  <w:r w:rsidRPr="00C17C96">
                    <w:rPr>
                      <w:sz w:val="26"/>
                      <w:szCs w:val="26"/>
                    </w:rPr>
                    <w:t xml:space="preserve"> Visit</w:t>
                  </w:r>
                  <w:r>
                    <w:rPr>
                      <w:sz w:val="26"/>
                      <w:szCs w:val="26"/>
                    </w:rPr>
                    <w:t>s</w:t>
                  </w:r>
                </w:p>
              </w:txbxContent>
            </v:textbox>
          </v:shape>
        </w:pict>
      </w:r>
      <w:r w:rsidRPr="00FB711D">
        <w:rPr>
          <w:noProof/>
          <w:color w:val="FFFFFF" w:themeColor="background1"/>
          <w:lang w:eastAsia="en-IN" w:bidi="ta-IN"/>
        </w:rPr>
        <w:pict>
          <v:shape id="AutoShape 248" o:spid="_x0000_s1051" type="#_x0000_t117" style="position:absolute;margin-left:36pt;margin-top:163.9pt;width:113.95pt;height:59.3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" fillcolor="#e9b1d5">
            <v:textbox>
              <w:txbxContent>
                <w:p w:rsidR="009E47C2" w:rsidRPr="00B8344F" w:rsidRDefault="009E47C2" w:rsidP="00035780">
                  <w:pPr>
                    <w:jc w:val="center"/>
                    <w:rPr>
                      <w:sz w:val="28"/>
                      <w:szCs w:val="28"/>
                    </w:rPr>
                  </w:pPr>
                  <w:r>
                    <w:rPr>
                      <w:sz w:val="24"/>
                      <w:szCs w:val="24"/>
                    </w:rPr>
                    <w:t>Soft Skills Training</w:t>
                  </w:r>
                </w:p>
              </w:txbxContent>
            </v:textbox>
          </v:shape>
        </w:pict>
      </w:r>
      <w:r w:rsidRPr="00FB711D">
        <w:rPr>
          <w:rFonts w:asciiTheme="majorHAnsi" w:hAnsiTheme="majorHAnsi"/>
          <w:noProof/>
          <w:lang w:eastAsia="en-IN" w:bidi="ta-IN"/>
        </w:rPr>
        <w:pict>
          <v:shape id="AutoShape 272" o:spid="_x0000_s1093" type="#_x0000_t66" style="position:absolute;margin-left:597.9pt;margin-top:130.2pt;width:35.9pt;height:7.15pt;rotation:2260061fd;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"/>
        </w:pict>
      </w:r>
      <w:r w:rsidRPr="00FB711D">
        <w:rPr>
          <w:noProof/>
          <w:color w:val="FFFFFF" w:themeColor="background1"/>
          <w:lang w:eastAsia="en-IN" w:bidi="ta-IN"/>
        </w:rPr>
        <w:pict>
          <v:shape id="AutoShape 263" o:spid="_x0000_s1092" type="#_x0000_t66" style="position:absolute;margin-left:601.55pt;margin-top:27.7pt;width:26.85pt;height:7.15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"/>
        </w:pict>
      </w:r>
      <w:r w:rsidRPr="00FB711D">
        <w:rPr>
          <w:noProof/>
          <w:color w:val="FFFFFF" w:themeColor="background1"/>
          <w:lang w:eastAsia="en-IN" w:bidi="ta-IN"/>
        </w:rPr>
        <w:pict>
          <v:shape id="AutoShape 262" o:spid="_x0000_s1052" type="#_x0000_t117" style="position:absolute;margin-left:636.95pt;margin-top:64.6pt;width:112.7pt;height:56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" fillcolor="#b6dde8 [1304]">
            <v:textbox>
              <w:txbxContent>
                <w:p w:rsidR="009E47C2" w:rsidRDefault="009E47C2" w:rsidP="00035780">
                  <w:pPr>
                    <w:jc w:val="center"/>
                    <w:rPr>
                      <w:sz w:val="24"/>
                      <w:szCs w:val="26"/>
                    </w:rPr>
                  </w:pPr>
                  <w:r>
                    <w:rPr>
                      <w:sz w:val="24"/>
                      <w:szCs w:val="26"/>
                    </w:rPr>
                    <w:t>Organizing Interviews</w:t>
                  </w:r>
                </w:p>
                <w:p w:rsidR="009E47C2" w:rsidRPr="00CB5179" w:rsidRDefault="009E47C2" w:rsidP="00035780">
                  <w:pPr>
                    <w:jc w:val="center"/>
                    <w:rPr>
                      <w:sz w:val="24"/>
                      <w:szCs w:val="26"/>
                    </w:rPr>
                  </w:pPr>
                </w:p>
              </w:txbxContent>
            </v:textbox>
          </v:shape>
        </w:pict>
      </w:r>
      <w:r w:rsidRPr="00FB711D">
        <w:rPr>
          <w:noProof/>
          <w:color w:val="FFFFFF" w:themeColor="background1"/>
          <w:lang w:eastAsia="en-IN" w:bidi="ta-IN"/>
        </w:rPr>
        <w:pict>
          <v:shape id="AutoShape 265" o:spid="_x0000_s1091" type="#_x0000_t66" style="position:absolute;margin-left:602.6pt;margin-top:88.65pt;width:26.85pt;height:7.15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"/>
        </w:pict>
      </w:r>
      <w:r w:rsidRPr="00FB711D">
        <w:rPr>
          <w:noProof/>
          <w:color w:val="FFFFFF" w:themeColor="background1"/>
          <w:lang w:eastAsia="en-IN" w:bidi="ta-IN"/>
        </w:rPr>
        <w:pict>
          <v:shape id="AutoShape 268" o:spid="_x0000_s1053" type="#_x0000_t117" style="position:absolute;margin-left:527.05pt;margin-top:156.75pt;width:102.25pt;height:64.8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" fillcolor="#b6dde8 [1304]">
            <v:textbox>
              <w:txbxContent>
                <w:p w:rsidR="009E47C2" w:rsidRPr="00CB5179" w:rsidRDefault="009E47C2" w:rsidP="00035780">
                  <w:pPr>
                    <w:jc w:val="center"/>
                    <w:rPr>
                      <w:sz w:val="24"/>
                      <w:szCs w:val="26"/>
                    </w:rPr>
                  </w:pPr>
                  <w:r>
                    <w:rPr>
                      <w:sz w:val="24"/>
                      <w:szCs w:val="26"/>
                    </w:rPr>
                    <w:t>Training on Job Interviews</w:t>
                  </w:r>
                </w:p>
              </w:txbxContent>
            </v:textbox>
          </v:shape>
        </w:pict>
      </w:r>
      <w:r w:rsidRPr="00FB711D">
        <w:rPr>
          <w:noProof/>
          <w:color w:val="FFFFFF" w:themeColor="background1"/>
          <w:lang w:eastAsia="en-IN" w:bidi="ta-IN"/>
        </w:rPr>
        <w:pict>
          <v:shape id="AutoShape 260" o:spid="_x0000_s1054" type="#_x0000_t117" style="position:absolute;margin-left:403.55pt;margin-top:159.6pt;width:118.75pt;height:55.7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" fillcolor="#b6dde8 [1304]">
            <v:textbox>
              <w:txbxContent>
                <w:p w:rsidR="009E47C2" w:rsidRPr="00435203" w:rsidRDefault="009E47C2" w:rsidP="00035780">
                  <w:pPr>
                    <w:jc w:val="center"/>
                  </w:pPr>
                  <w:r w:rsidRPr="00435203">
                    <w:t>Training on Employability</w:t>
                  </w:r>
                  <w:r>
                    <w:t xml:space="preserve"> Skill</w:t>
                  </w:r>
                </w:p>
              </w:txbxContent>
            </v:textbox>
          </v:shape>
        </w:pict>
      </w:r>
      <w:r w:rsidRPr="00FB711D">
        <w:rPr>
          <w:noProof/>
          <w:color w:val="FFFFFF" w:themeColor="background1"/>
          <w:lang w:eastAsia="en-IN" w:bidi="ta-IN"/>
        </w:rPr>
        <w:pict>
          <v:shape id="AutoShape 270" o:spid="_x0000_s1090" type="#_x0000_t68" style="position:absolute;margin-left:565.6pt;margin-top:115.7pt;width:7.15pt;height:38.25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">
            <v:textbox style="layout-flow:vertical-ideographic"/>
          </v:shape>
        </w:pict>
      </w:r>
      <w:r w:rsidRPr="00FB711D">
        <w:rPr>
          <w:noProof/>
          <w:color w:val="FFFFFF" w:themeColor="background1"/>
          <w:lang w:eastAsia="en-IN" w:bidi="ta-IN"/>
        </w:rPr>
        <w:pict>
          <v:shape id="AutoShape 264" o:spid="_x0000_s1089" type="#_x0000_t68" style="position:absolute;margin-left:451.55pt;margin-top:115.7pt;width:7.15pt;height:38.25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">
            <v:textbox style="layout-flow:vertical-ideographic"/>
          </v:shape>
        </w:pict>
      </w:r>
      <w:r w:rsidRPr="00FB711D">
        <w:rPr>
          <w:noProof/>
          <w:color w:val="FFFFFF" w:themeColor="background1"/>
          <w:lang w:eastAsia="en-IN" w:bidi="ta-IN"/>
        </w:rPr>
        <w:pict>
          <v:shape id="AutoShape 253" o:spid="_x0000_s1088" type="#_x0000_t68" style="position:absolute;margin-left:320.7pt;margin-top:118.55pt;width:7.15pt;height:38.2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">
            <v:textbox style="layout-flow:vertical-ideographic"/>
          </v:shape>
        </w:pict>
      </w:r>
      <w:r w:rsidRPr="00FB711D">
        <w:rPr>
          <w:noProof/>
          <w:color w:val="FFFFFF" w:themeColor="background1"/>
          <w:lang w:eastAsia="en-IN" w:bidi="ta-IN"/>
        </w:rPr>
        <w:pict>
          <v:shape id="AutoShape 252" o:spid="_x0000_s1087" type="#_x0000_t68" style="position:absolute;margin-left:204.15pt;margin-top:119.45pt;width:7.15pt;height:38.2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">
            <v:textbox style="layout-flow:vertical-ideographic"/>
          </v:shape>
        </w:pict>
      </w:r>
      <w:r w:rsidRPr="00FB711D">
        <w:rPr>
          <w:noProof/>
          <w:color w:val="FFFFFF" w:themeColor="background1"/>
          <w:lang w:eastAsia="en-IN" w:bidi="ta-IN"/>
        </w:rPr>
        <w:pict>
          <v:shape id="AutoShape 251" o:spid="_x0000_s1086" type="#_x0000_t68" style="position:absolute;margin-left:112.8pt;margin-top:117.55pt;width:7.15pt;height:38.2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">
            <v:textbox style="layout-flow:vertical-ideographic"/>
          </v:shape>
        </w:pict>
      </w:r>
      <w:r w:rsidRPr="00FB711D">
        <w:rPr>
          <w:noProof/>
          <w:color w:val="FFFFFF" w:themeColor="background1"/>
          <w:lang w:eastAsia="en-IN" w:bidi="ta-IN"/>
        </w:rPr>
        <w:pict>
          <v:shape id="AutoShape 259" o:spid="_x0000_s1055" type="#_x0000_t109" style="position:absolute;margin-left:409.95pt;margin-top:12.2pt;width:187.95pt;height:100.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" fillcolor="#fabf8f [1945]">
            <v:shadow on="t" opacity=".5" offset="-6pt,-6pt"/>
            <v:textbox>
              <w:txbxContent>
                <w:p w:rsidR="009E47C2" w:rsidRDefault="009E47C2" w:rsidP="00035780">
                  <w:pPr>
                    <w:jc w:val="center"/>
                    <w:rPr>
                      <w:sz w:val="32"/>
                      <w:szCs w:val="32"/>
                    </w:rPr>
                  </w:pPr>
                </w:p>
                <w:p w:rsidR="009E47C2" w:rsidRPr="002F0DCE" w:rsidRDefault="009E47C2" w:rsidP="00035780">
                  <w:pPr>
                    <w:jc w:val="center"/>
                    <w:rPr>
                      <w:sz w:val="32"/>
                      <w:szCs w:val="32"/>
                    </w:rPr>
                  </w:pPr>
                  <w:r>
                    <w:rPr>
                      <w:sz w:val="32"/>
                      <w:szCs w:val="32"/>
                    </w:rPr>
                    <w:t>Placement Services</w:t>
                  </w:r>
                </w:p>
                <w:p w:rsidR="009E47C2" w:rsidRDefault="009E47C2" w:rsidP="00035780">
                  <w:pPr>
                    <w:jc w:val="center"/>
                  </w:pPr>
                </w:p>
              </w:txbxContent>
            </v:textbox>
          </v:shape>
        </w:pict>
      </w:r>
      <w:r w:rsidRPr="00FB711D">
        <w:rPr>
          <w:noProof/>
          <w:color w:val="FFFFFF" w:themeColor="background1"/>
          <w:lang w:eastAsia="en-IN" w:bidi="ta-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55" o:spid="_x0000_s1085" type="#_x0000_t13" style="position:absolute;margin-left:373pt;margin-top:55.8pt;width:30.55pt;height:6.2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"/>
        </w:pict>
      </w:r>
      <w:r>
        <w:rPr>
          <w:noProof/>
          <w:lang w:eastAsia="en-IN" w:bidi="ta-I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37" o:spid="_x0000_s1056" type="#_x0000_t176" style="position:absolute;margin-left:106.05pt;margin-top:15.2pt;width:260.65pt;height:94.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" fillcolor="#f2dbdb [661]">
            <v:shadow on="t"/>
            <v:textbox>
              <w:txbxContent>
                <w:p w:rsidR="009E47C2" w:rsidRPr="002F0DCE" w:rsidRDefault="009E47C2" w:rsidP="00035780">
                  <w:pPr>
                    <w:jc w:val="center"/>
                    <w:rPr>
                      <w:sz w:val="56"/>
                      <w:szCs w:val="56"/>
                    </w:rPr>
                  </w:pPr>
                  <w:r w:rsidRPr="002F0DCE">
                    <w:rPr>
                      <w:sz w:val="56"/>
                      <w:szCs w:val="56"/>
                    </w:rPr>
                    <w:t>PTP Students</w:t>
                  </w:r>
                  <w:r>
                    <w:rPr>
                      <w:sz w:val="56"/>
                      <w:szCs w:val="56"/>
                    </w:rPr>
                    <w:br/>
                  </w:r>
                  <w:r w:rsidRPr="00D0355C">
                    <w:rPr>
                      <w:sz w:val="24"/>
                      <w:szCs w:val="24"/>
                    </w:rPr>
                    <w:t>Vocational</w:t>
                  </w:r>
                  <w:r>
                    <w:rPr>
                      <w:sz w:val="24"/>
                      <w:szCs w:val="24"/>
                    </w:rPr>
                    <w:t>/Para medicine/Arts &amp; Science/Masters Degree</w:t>
                  </w:r>
                </w:p>
              </w:txbxContent>
            </v:textbox>
          </v:shape>
        </w:pict>
      </w:r>
      <w:r w:rsidRPr="00FB711D">
        <w:rPr>
          <w:noProof/>
          <w:color w:val="FFFFFF" w:themeColor="background1"/>
          <w:lang w:eastAsia="en-IN" w:bidi="ta-IN"/>
        </w:rPr>
        <w:pict>
          <v:shape id="AutoShape 241" o:spid="_x0000_s1084" type="#_x0000_t13" style="position:absolute;margin-left:81.9pt;margin-top:62pt;width:22.2pt;height:7.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"/>
        </w:pict>
      </w:r>
      <w:r>
        <w:rPr>
          <w:noProof/>
          <w:lang w:eastAsia="en-IN" w:bidi="ta-IN"/>
        </w:rPr>
        <w:pict>
          <v:shape id="AutoShape 239" o:spid="_x0000_s1057" type="#_x0000_t109" style="position:absolute;margin-left:-44.8pt;margin-top:10.85pt;width:122.25pt;height:100.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" fillcolor="#fabf8f [1945]">
            <v:shadow on="t" opacity=".5" offset="-6pt,-6pt"/>
            <v:textbox>
              <w:txbxContent>
                <w:p w:rsidR="009E47C2" w:rsidRPr="002F0DCE" w:rsidRDefault="009E47C2" w:rsidP="00035780">
                  <w:pPr>
                    <w:jc w:val="center"/>
                    <w:rPr>
                      <w:sz w:val="32"/>
                      <w:szCs w:val="32"/>
                    </w:rPr>
                  </w:pPr>
                  <w:r w:rsidRPr="002F0DCE">
                    <w:rPr>
                      <w:sz w:val="32"/>
                      <w:szCs w:val="32"/>
                    </w:rPr>
                    <w:t xml:space="preserve">Two level selection </w:t>
                  </w:r>
                  <w:r>
                    <w:rPr>
                      <w:sz w:val="32"/>
                      <w:szCs w:val="32"/>
                    </w:rPr>
                    <w:t xml:space="preserve">process </w:t>
                  </w:r>
                  <w:r w:rsidRPr="002F0DCE">
                    <w:rPr>
                      <w:sz w:val="32"/>
                      <w:szCs w:val="32"/>
                    </w:rPr>
                    <w:t>by Board members</w:t>
                  </w:r>
                </w:p>
                <w:p w:rsidR="009E47C2" w:rsidRDefault="009E47C2" w:rsidP="00035780"/>
              </w:txbxContent>
            </v:textbox>
          </v:shape>
        </w:pict>
      </w:r>
      <w:r w:rsidR="00035780">
        <w:tab/>
      </w:r>
    </w:p>
    <w:p w:rsidR="00035780" w:rsidRDefault="00035780" w:rsidP="00035780">
      <w:pPr>
        <w:tabs>
          <w:tab w:val="left" w:pos="12380"/>
        </w:tabs>
        <w:rPr>
          <w:rFonts w:asciiTheme="majorHAnsi" w:hAnsiTheme="majorHAnsi"/>
        </w:rPr>
        <w:sectPr w:rsidR="00035780" w:rsidSect="003378A7">
          <w:pgSz w:w="16838" w:h="11906" w:orient="landscape"/>
          <w:pgMar w:top="1440" w:right="1440" w:bottom="1440" w:left="1440" w:header="709" w:footer="709" w:gutter="0"/>
          <w:cols w:space="708"/>
          <w:docGrid w:linePitch="360"/>
        </w:sectPr>
      </w:pPr>
    </w:p>
    <w:p w:rsidR="00035780" w:rsidRPr="001C0351" w:rsidRDefault="00035780" w:rsidP="00035780">
      <w:pPr>
        <w:rPr>
          <w:rFonts w:ascii="Times New Roman" w:eastAsiaTheme="minorEastAsia" w:hAnsi="Times New Roman" w:cs="Times New Roman"/>
          <w:b/>
          <w:color w:val="00B0F0"/>
          <w:sz w:val="28"/>
          <w:szCs w:val="28"/>
          <w:lang w:val="en-GB" w:eastAsia="en-IN" w:bidi="ta-IN"/>
        </w:rPr>
      </w:pPr>
      <w:r w:rsidRPr="001C0351">
        <w:rPr>
          <w:rFonts w:ascii="Times New Roman" w:eastAsiaTheme="minorEastAsia" w:hAnsi="Times New Roman" w:cs="Times New Roman"/>
          <w:b/>
          <w:color w:val="00B0F0"/>
          <w:sz w:val="28"/>
          <w:szCs w:val="28"/>
          <w:lang w:val="en-GB" w:eastAsia="en-IN" w:bidi="ta-IN"/>
        </w:rPr>
        <w:lastRenderedPageBreak/>
        <w:t>About our Trust:</w:t>
      </w:r>
    </w:p>
    <w:p w:rsidR="00035780" w:rsidRPr="002C2926" w:rsidRDefault="00023016" w:rsidP="00C458D8">
      <w:pPr>
        <w:jc w:val="both"/>
        <w:rPr>
          <w:color w:val="000000"/>
          <w:sz w:val="28"/>
          <w:szCs w:val="28"/>
        </w:rPr>
      </w:pPr>
      <w:r>
        <w:rPr>
          <w:color w:val="000000"/>
          <w:sz w:val="28"/>
          <w:szCs w:val="28"/>
        </w:rPr>
        <w:t xml:space="preserve">Since </w:t>
      </w:r>
      <w:r w:rsidR="00035780" w:rsidRPr="002C2926">
        <w:rPr>
          <w:color w:val="000000"/>
          <w:sz w:val="28"/>
          <w:szCs w:val="28"/>
        </w:rPr>
        <w:t>1986</w:t>
      </w:r>
      <w:r w:rsidR="00FF4D17">
        <w:rPr>
          <w:color w:val="000000"/>
          <w:sz w:val="28"/>
          <w:szCs w:val="28"/>
        </w:rPr>
        <w:t>,</w:t>
      </w:r>
      <w:r w:rsidR="00035780" w:rsidRPr="002C2926">
        <w:rPr>
          <w:color w:val="000000"/>
          <w:sz w:val="28"/>
          <w:szCs w:val="28"/>
        </w:rPr>
        <w:t xml:space="preserve"> </w:t>
      </w:r>
      <w:proofErr w:type="spellStart"/>
      <w:r w:rsidR="00035780" w:rsidRPr="002C2926">
        <w:rPr>
          <w:color w:val="000000"/>
          <w:sz w:val="28"/>
          <w:szCs w:val="28"/>
        </w:rPr>
        <w:t>Shanthimalai</w:t>
      </w:r>
      <w:proofErr w:type="spellEnd"/>
      <w:r w:rsidR="00035780" w:rsidRPr="002C2926">
        <w:rPr>
          <w:color w:val="000000"/>
          <w:sz w:val="28"/>
          <w:szCs w:val="28"/>
        </w:rPr>
        <w:t xml:space="preserve"> Trust at </w:t>
      </w:r>
      <w:proofErr w:type="spellStart"/>
      <w:r w:rsidR="00035780" w:rsidRPr="002C2926">
        <w:rPr>
          <w:color w:val="000000"/>
          <w:sz w:val="28"/>
          <w:szCs w:val="28"/>
        </w:rPr>
        <w:t>Athiyandal</w:t>
      </w:r>
      <w:proofErr w:type="spellEnd"/>
      <w:r w:rsidR="00035780" w:rsidRPr="002C2926">
        <w:rPr>
          <w:color w:val="000000"/>
          <w:sz w:val="28"/>
          <w:szCs w:val="28"/>
        </w:rPr>
        <w:t xml:space="preserve"> village, </w:t>
      </w:r>
      <w:r w:rsidR="00FF4D17">
        <w:rPr>
          <w:color w:val="000000"/>
          <w:sz w:val="28"/>
          <w:szCs w:val="28"/>
        </w:rPr>
        <w:t>near</w:t>
      </w:r>
      <w:r w:rsidR="00035780" w:rsidRPr="002C2926">
        <w:rPr>
          <w:color w:val="000000"/>
          <w:sz w:val="28"/>
          <w:szCs w:val="28"/>
        </w:rPr>
        <w:t xml:space="preserve"> Tiruvannamalai</w:t>
      </w:r>
      <w:r w:rsidR="00FF4D17">
        <w:rPr>
          <w:color w:val="000000"/>
          <w:sz w:val="28"/>
          <w:szCs w:val="28"/>
        </w:rPr>
        <w:t xml:space="preserve">, </w:t>
      </w:r>
      <w:proofErr w:type="spellStart"/>
      <w:r w:rsidR="00FF4D17">
        <w:rPr>
          <w:color w:val="000000"/>
          <w:sz w:val="28"/>
          <w:szCs w:val="28"/>
        </w:rPr>
        <w:t>Tamilnadu</w:t>
      </w:r>
      <w:proofErr w:type="spellEnd"/>
      <w:r w:rsidR="00FF4D17">
        <w:rPr>
          <w:color w:val="000000"/>
          <w:sz w:val="28"/>
          <w:szCs w:val="28"/>
        </w:rPr>
        <w:t>, has served</w:t>
      </w:r>
      <w:r w:rsidR="00035780" w:rsidRPr="002C2926">
        <w:rPr>
          <w:color w:val="000000"/>
          <w:sz w:val="28"/>
          <w:szCs w:val="28"/>
        </w:rPr>
        <w:t xml:space="preserve"> as a nucleus for the development an</w:t>
      </w:r>
      <w:r w:rsidR="00FF4D17">
        <w:rPr>
          <w:color w:val="000000"/>
          <w:sz w:val="28"/>
          <w:szCs w:val="28"/>
        </w:rPr>
        <w:t xml:space="preserve">d </w:t>
      </w:r>
      <w:proofErr w:type="spellStart"/>
      <w:r w:rsidR="00FF4D17">
        <w:rPr>
          <w:color w:val="000000"/>
          <w:sz w:val="28"/>
          <w:szCs w:val="28"/>
        </w:rPr>
        <w:t>upliftment</w:t>
      </w:r>
      <w:proofErr w:type="spellEnd"/>
      <w:r w:rsidR="00FF4D17">
        <w:rPr>
          <w:color w:val="000000"/>
          <w:sz w:val="28"/>
          <w:szCs w:val="28"/>
        </w:rPr>
        <w:t xml:space="preserve"> of rural people</w:t>
      </w:r>
      <w:r w:rsidR="00035780" w:rsidRPr="002C2926">
        <w:rPr>
          <w:color w:val="000000"/>
          <w:sz w:val="28"/>
          <w:szCs w:val="28"/>
        </w:rPr>
        <w:t xml:space="preserve"> in Tiruvannamalai District. This area is one of the most backward </w:t>
      </w:r>
      <w:r w:rsidR="00FF4D17">
        <w:rPr>
          <w:color w:val="000000"/>
          <w:sz w:val="28"/>
          <w:szCs w:val="28"/>
        </w:rPr>
        <w:t>in all</w:t>
      </w:r>
      <w:r w:rsidR="00035780" w:rsidRPr="002C2926">
        <w:rPr>
          <w:color w:val="000000"/>
          <w:sz w:val="28"/>
          <w:szCs w:val="28"/>
        </w:rPr>
        <w:t xml:space="preserve"> South India. Th</w:t>
      </w:r>
      <w:r w:rsidR="00BD5578">
        <w:rPr>
          <w:color w:val="000000"/>
          <w:sz w:val="28"/>
          <w:szCs w:val="28"/>
        </w:rPr>
        <w:t>e Trust serves in the areas of health, education and i</w:t>
      </w:r>
      <w:r w:rsidR="00035780" w:rsidRPr="002C2926">
        <w:rPr>
          <w:color w:val="000000"/>
          <w:sz w:val="28"/>
          <w:szCs w:val="28"/>
        </w:rPr>
        <w:t xml:space="preserve">ncome </w:t>
      </w:r>
      <w:r w:rsidR="00BD5578">
        <w:rPr>
          <w:color w:val="000000"/>
          <w:sz w:val="28"/>
          <w:szCs w:val="28"/>
        </w:rPr>
        <w:t>g</w:t>
      </w:r>
      <w:r w:rsidR="00035780" w:rsidRPr="002C2926">
        <w:rPr>
          <w:color w:val="000000"/>
          <w:sz w:val="28"/>
          <w:szCs w:val="28"/>
        </w:rPr>
        <w:t xml:space="preserve">eneration. </w:t>
      </w:r>
      <w:r w:rsidR="00BD5578">
        <w:rPr>
          <w:color w:val="000000"/>
          <w:sz w:val="28"/>
          <w:szCs w:val="28"/>
        </w:rPr>
        <w:t>In line with the motto of our</w:t>
      </w:r>
      <w:r w:rsidR="00035780" w:rsidRPr="002C2926">
        <w:rPr>
          <w:color w:val="000000"/>
          <w:sz w:val="28"/>
          <w:szCs w:val="28"/>
        </w:rPr>
        <w:t xml:space="preserve"> Founder</w:t>
      </w:r>
      <w:r w:rsidR="00BD5578">
        <w:rPr>
          <w:color w:val="000000"/>
          <w:sz w:val="28"/>
          <w:szCs w:val="28"/>
        </w:rPr>
        <w:t xml:space="preserve"> --</w:t>
      </w:r>
      <w:r w:rsidR="00035780" w:rsidRPr="002C2926">
        <w:rPr>
          <w:color w:val="000000"/>
          <w:sz w:val="28"/>
          <w:szCs w:val="28"/>
        </w:rPr>
        <w:t xml:space="preserve"> </w:t>
      </w:r>
      <w:r w:rsidR="00035780" w:rsidRPr="002C2926">
        <w:rPr>
          <w:rStyle w:val="Strong"/>
          <w:color w:val="000000"/>
          <w:sz w:val="28"/>
          <w:szCs w:val="28"/>
        </w:rPr>
        <w:t xml:space="preserve">'Help for </w:t>
      </w:r>
      <w:proofErr w:type="gramStart"/>
      <w:r w:rsidR="00035780" w:rsidRPr="002C2926">
        <w:rPr>
          <w:rStyle w:val="Strong"/>
          <w:color w:val="000000"/>
          <w:sz w:val="28"/>
          <w:szCs w:val="28"/>
        </w:rPr>
        <w:t>Self-</w:t>
      </w:r>
      <w:proofErr w:type="gramEnd"/>
      <w:r w:rsidR="00035780" w:rsidRPr="002C2926">
        <w:rPr>
          <w:rStyle w:val="Strong"/>
          <w:color w:val="000000"/>
          <w:sz w:val="28"/>
          <w:szCs w:val="28"/>
        </w:rPr>
        <w:t>Help'</w:t>
      </w:r>
      <w:r w:rsidR="00BD5578">
        <w:rPr>
          <w:color w:val="000000"/>
          <w:sz w:val="28"/>
          <w:szCs w:val="28"/>
        </w:rPr>
        <w:t>--</w:t>
      </w:r>
      <w:r w:rsidR="00035780" w:rsidRPr="002C2926">
        <w:rPr>
          <w:color w:val="000000"/>
          <w:sz w:val="28"/>
          <w:szCs w:val="28"/>
        </w:rPr>
        <w:t xml:space="preserve"> several of its previous units have become independent.  The main focus of </w:t>
      </w:r>
      <w:r w:rsidR="00BD5578">
        <w:rPr>
          <w:color w:val="000000"/>
          <w:sz w:val="28"/>
          <w:szCs w:val="28"/>
        </w:rPr>
        <w:t>the Trust's activities</w:t>
      </w:r>
      <w:r w:rsidR="00035780" w:rsidRPr="002C2926">
        <w:rPr>
          <w:color w:val="000000"/>
          <w:sz w:val="28"/>
          <w:szCs w:val="28"/>
        </w:rPr>
        <w:t xml:space="preserve"> is</w:t>
      </w:r>
      <w:r w:rsidR="00BD5578">
        <w:rPr>
          <w:color w:val="000000"/>
          <w:sz w:val="28"/>
          <w:szCs w:val="28"/>
        </w:rPr>
        <w:t xml:space="preserve"> now on h</w:t>
      </w:r>
      <w:r w:rsidR="00035780" w:rsidRPr="002C2926">
        <w:rPr>
          <w:color w:val="000000"/>
          <w:sz w:val="28"/>
          <w:szCs w:val="28"/>
        </w:rPr>
        <w:t>ealth</w:t>
      </w:r>
      <w:r w:rsidR="00BD5578">
        <w:rPr>
          <w:color w:val="000000"/>
          <w:sz w:val="28"/>
          <w:szCs w:val="28"/>
        </w:rPr>
        <w:t>care</w:t>
      </w:r>
      <w:r w:rsidR="00035780" w:rsidRPr="002C2926">
        <w:rPr>
          <w:color w:val="000000"/>
          <w:sz w:val="28"/>
          <w:szCs w:val="28"/>
        </w:rPr>
        <w:t xml:space="preserve">, education with </w:t>
      </w:r>
      <w:r w:rsidR="00BD5578">
        <w:rPr>
          <w:color w:val="000000"/>
          <w:sz w:val="28"/>
          <w:szCs w:val="28"/>
        </w:rPr>
        <w:t>s</w:t>
      </w:r>
      <w:r w:rsidR="00035780" w:rsidRPr="002C2926">
        <w:rPr>
          <w:color w:val="000000"/>
          <w:sz w:val="28"/>
          <w:szCs w:val="28"/>
        </w:rPr>
        <w:t xml:space="preserve">ponsorship and </w:t>
      </w:r>
      <w:r w:rsidR="00BD5578">
        <w:rPr>
          <w:color w:val="000000"/>
          <w:sz w:val="28"/>
          <w:szCs w:val="28"/>
        </w:rPr>
        <w:t>p</w:t>
      </w:r>
      <w:r w:rsidR="00035780" w:rsidRPr="002C2926">
        <w:rPr>
          <w:color w:val="000000"/>
          <w:sz w:val="28"/>
          <w:szCs w:val="28"/>
        </w:rPr>
        <w:t>ost-</w:t>
      </w:r>
      <w:r w:rsidR="00BD5578">
        <w:rPr>
          <w:color w:val="000000"/>
          <w:sz w:val="28"/>
          <w:szCs w:val="28"/>
        </w:rPr>
        <w:t>secondary school (p</w:t>
      </w:r>
      <w:r w:rsidR="00035780" w:rsidRPr="002C2926">
        <w:rPr>
          <w:color w:val="000000"/>
          <w:sz w:val="28"/>
          <w:szCs w:val="28"/>
        </w:rPr>
        <w:t xml:space="preserve">rofessional </w:t>
      </w:r>
      <w:r w:rsidR="00BD5578">
        <w:rPr>
          <w:color w:val="000000"/>
          <w:sz w:val="28"/>
          <w:szCs w:val="28"/>
        </w:rPr>
        <w:t>training) program</w:t>
      </w:r>
      <w:r w:rsidR="00035780" w:rsidRPr="002C2926">
        <w:rPr>
          <w:color w:val="000000"/>
          <w:sz w:val="28"/>
          <w:szCs w:val="28"/>
        </w:rPr>
        <w:t>s.</w:t>
      </w:r>
    </w:p>
    <w:p w:rsidR="00035780" w:rsidRPr="001C0351" w:rsidRDefault="00035780" w:rsidP="00035780">
      <w:pPr>
        <w:rPr>
          <w:rFonts w:ascii="Times New Roman" w:eastAsiaTheme="minorEastAsia" w:hAnsi="Times New Roman" w:cs="Times New Roman"/>
          <w:b/>
          <w:color w:val="00B0F0"/>
          <w:sz w:val="28"/>
          <w:szCs w:val="28"/>
          <w:lang w:val="en-GB" w:eastAsia="en-IN" w:bidi="ta-IN"/>
        </w:rPr>
      </w:pPr>
      <w:r w:rsidRPr="001C0351">
        <w:rPr>
          <w:rFonts w:ascii="Times New Roman" w:eastAsiaTheme="minorEastAsia" w:hAnsi="Times New Roman" w:cs="Times New Roman"/>
          <w:b/>
          <w:color w:val="00B0F0"/>
          <w:sz w:val="28"/>
          <w:szCs w:val="28"/>
          <w:lang w:val="en-GB" w:eastAsia="en-IN" w:bidi="ta-IN"/>
        </w:rPr>
        <w:t>About</w:t>
      </w:r>
      <w:r w:rsidR="00CF5B60">
        <w:rPr>
          <w:rFonts w:ascii="Times New Roman" w:eastAsiaTheme="minorEastAsia" w:hAnsi="Times New Roman" w:cs="Times New Roman"/>
          <w:b/>
          <w:color w:val="00B0F0"/>
          <w:sz w:val="28"/>
          <w:szCs w:val="28"/>
          <w:lang w:val="en-GB" w:eastAsia="en-IN" w:bidi="ta-IN"/>
        </w:rPr>
        <w:t xml:space="preserve"> the</w:t>
      </w:r>
      <w:r w:rsidRPr="001C0351">
        <w:rPr>
          <w:rFonts w:ascii="Times New Roman" w:eastAsiaTheme="minorEastAsia" w:hAnsi="Times New Roman" w:cs="Times New Roman"/>
          <w:b/>
          <w:color w:val="00B0F0"/>
          <w:sz w:val="28"/>
          <w:szCs w:val="28"/>
          <w:lang w:val="en-GB" w:eastAsia="en-IN" w:bidi="ta-IN"/>
        </w:rPr>
        <w:t xml:space="preserve"> Professional Training Program of </w:t>
      </w:r>
      <w:proofErr w:type="spellStart"/>
      <w:r w:rsidRPr="001C0351">
        <w:rPr>
          <w:rFonts w:ascii="Times New Roman" w:eastAsiaTheme="minorEastAsia" w:hAnsi="Times New Roman" w:cs="Times New Roman"/>
          <w:b/>
          <w:color w:val="00B0F0"/>
          <w:sz w:val="28"/>
          <w:szCs w:val="28"/>
          <w:lang w:val="en-GB" w:eastAsia="en-IN" w:bidi="ta-IN"/>
        </w:rPr>
        <w:t>Shanthimalai</w:t>
      </w:r>
      <w:proofErr w:type="spellEnd"/>
    </w:p>
    <w:p w:rsidR="00035780" w:rsidRPr="002C2926" w:rsidRDefault="00035780" w:rsidP="00C458D8">
      <w:pPr>
        <w:jc w:val="both"/>
        <w:rPr>
          <w:color w:val="000000"/>
          <w:sz w:val="28"/>
          <w:szCs w:val="28"/>
        </w:rPr>
      </w:pPr>
      <w:r w:rsidRPr="002C2926">
        <w:rPr>
          <w:color w:val="000000"/>
          <w:sz w:val="28"/>
          <w:szCs w:val="28"/>
        </w:rPr>
        <w:t>Through</w:t>
      </w:r>
      <w:r w:rsidR="00CF5B60">
        <w:rPr>
          <w:color w:val="000000"/>
          <w:sz w:val="28"/>
          <w:szCs w:val="28"/>
        </w:rPr>
        <w:t xml:space="preserve"> our Professional Training program (PTP), we have</w:t>
      </w:r>
      <w:r w:rsidRPr="002C2926">
        <w:rPr>
          <w:color w:val="000000"/>
          <w:sz w:val="28"/>
          <w:szCs w:val="28"/>
        </w:rPr>
        <w:t xml:space="preserve"> help</w:t>
      </w:r>
      <w:r w:rsidR="00CF5B60">
        <w:rPr>
          <w:color w:val="000000"/>
          <w:sz w:val="28"/>
          <w:szCs w:val="28"/>
        </w:rPr>
        <w:t>ed more than</w:t>
      </w:r>
      <w:r w:rsidRPr="002C2926">
        <w:rPr>
          <w:color w:val="000000"/>
          <w:sz w:val="28"/>
          <w:szCs w:val="28"/>
        </w:rPr>
        <w:t xml:space="preserve"> 4</w:t>
      </w:r>
      <w:r w:rsidR="00CF5B60">
        <w:rPr>
          <w:color w:val="000000"/>
          <w:sz w:val="28"/>
          <w:szCs w:val="28"/>
        </w:rPr>
        <w:t>00</w:t>
      </w:r>
      <w:r w:rsidRPr="002C2926">
        <w:rPr>
          <w:color w:val="000000"/>
          <w:sz w:val="28"/>
          <w:szCs w:val="28"/>
        </w:rPr>
        <w:t xml:space="preserve"> village students </w:t>
      </w:r>
      <w:r w:rsidR="00CF5B60" w:rsidRPr="00CF5B60">
        <w:rPr>
          <w:color w:val="000000"/>
          <w:sz w:val="28"/>
          <w:szCs w:val="28"/>
        </w:rPr>
        <w:t>pursue</w:t>
      </w:r>
      <w:r w:rsidRPr="002C2926">
        <w:rPr>
          <w:color w:val="000000"/>
          <w:sz w:val="28"/>
          <w:szCs w:val="28"/>
        </w:rPr>
        <w:t xml:space="preserve"> their higher education in various field</w:t>
      </w:r>
      <w:r w:rsidR="00AF2035">
        <w:rPr>
          <w:color w:val="000000"/>
          <w:sz w:val="28"/>
          <w:szCs w:val="28"/>
        </w:rPr>
        <w:t xml:space="preserve">s (engineering, polytechnic, ITI, special education, paramedical, science, </w:t>
      </w:r>
      <w:r w:rsidRPr="002C2926">
        <w:rPr>
          <w:color w:val="000000"/>
          <w:sz w:val="28"/>
          <w:szCs w:val="28"/>
        </w:rPr>
        <w:t>etc</w:t>
      </w:r>
      <w:r w:rsidR="00AF2035">
        <w:rPr>
          <w:color w:val="000000"/>
          <w:sz w:val="28"/>
          <w:szCs w:val="28"/>
        </w:rPr>
        <w:t>.</w:t>
      </w:r>
      <w:r w:rsidRPr="002C2926">
        <w:rPr>
          <w:color w:val="000000"/>
          <w:sz w:val="28"/>
          <w:szCs w:val="28"/>
        </w:rPr>
        <w:t>).</w:t>
      </w:r>
    </w:p>
    <w:p w:rsidR="00035780" w:rsidRPr="002C2926" w:rsidRDefault="00735802" w:rsidP="00C458D8">
      <w:pPr>
        <w:jc w:val="both"/>
        <w:rPr>
          <w:color w:val="000000"/>
          <w:sz w:val="28"/>
          <w:szCs w:val="28"/>
        </w:rPr>
      </w:pPr>
      <w:r>
        <w:rPr>
          <w:color w:val="000000"/>
          <w:sz w:val="28"/>
          <w:szCs w:val="28"/>
        </w:rPr>
        <w:t>We a</w:t>
      </w:r>
      <w:r w:rsidR="00035780" w:rsidRPr="002C2926">
        <w:rPr>
          <w:color w:val="000000"/>
          <w:sz w:val="28"/>
          <w:szCs w:val="28"/>
        </w:rPr>
        <w:t>lso offer them placement service</w:t>
      </w:r>
      <w:r>
        <w:rPr>
          <w:color w:val="000000"/>
          <w:sz w:val="28"/>
          <w:szCs w:val="28"/>
        </w:rPr>
        <w:t>s</w:t>
      </w:r>
      <w:r w:rsidR="00035780" w:rsidRPr="002C2926">
        <w:rPr>
          <w:color w:val="000000"/>
          <w:sz w:val="28"/>
          <w:szCs w:val="28"/>
        </w:rPr>
        <w:t xml:space="preserve"> and soft skill</w:t>
      </w:r>
      <w:r>
        <w:rPr>
          <w:color w:val="000000"/>
          <w:sz w:val="28"/>
          <w:szCs w:val="28"/>
        </w:rPr>
        <w:t>s training (English, computer &amp; general knowledge) every Sunday</w:t>
      </w:r>
      <w:r w:rsidR="00035780" w:rsidRPr="002C2926">
        <w:rPr>
          <w:color w:val="000000"/>
          <w:sz w:val="28"/>
          <w:szCs w:val="28"/>
        </w:rPr>
        <w:t>.</w:t>
      </w:r>
      <w:r>
        <w:rPr>
          <w:color w:val="000000"/>
          <w:sz w:val="28"/>
          <w:szCs w:val="28"/>
        </w:rPr>
        <w:t xml:space="preserve"> These skills increase the chances our graduates will compete successfully in today’s tough job markets.</w:t>
      </w:r>
    </w:p>
    <w:p w:rsidR="003458CB" w:rsidRPr="00471EF2" w:rsidRDefault="003458CB" w:rsidP="003458CB">
      <w:pPr>
        <w:pStyle w:val="ListParagraph"/>
        <w:widowControl w:val="0"/>
        <w:numPr>
          <w:ilvl w:val="0"/>
          <w:numId w:val="16"/>
        </w:numPr>
        <w:autoSpaceDE w:val="0"/>
        <w:autoSpaceDN w:val="0"/>
        <w:adjustRightInd w:val="0"/>
        <w:rPr>
          <w:rFonts w:asciiTheme="minorHAnsi" w:hAnsiTheme="minorHAnsi" w:cstheme="minorHAnsi"/>
          <w:b/>
          <w:color w:val="548DD4" w:themeColor="text2" w:themeTint="99"/>
          <w:sz w:val="28"/>
          <w:szCs w:val="28"/>
        </w:rPr>
      </w:pPr>
      <w:r w:rsidRPr="00471EF2">
        <w:rPr>
          <w:rFonts w:asciiTheme="minorHAnsi" w:hAnsiTheme="minorHAnsi" w:cstheme="minorHAnsi"/>
          <w:b/>
          <w:color w:val="548DD4" w:themeColor="text2" w:themeTint="99"/>
          <w:sz w:val="28"/>
          <w:szCs w:val="28"/>
        </w:rPr>
        <w:t>Vision and Mission of the PTP</w:t>
      </w:r>
    </w:p>
    <w:p w:rsidR="003458CB" w:rsidRPr="00471EF2" w:rsidRDefault="003458CB" w:rsidP="003458CB">
      <w:pPr>
        <w:widowControl w:val="0"/>
        <w:autoSpaceDE w:val="0"/>
        <w:autoSpaceDN w:val="0"/>
        <w:adjustRightInd w:val="0"/>
        <w:rPr>
          <w:rFonts w:cstheme="minorHAnsi"/>
        </w:rPr>
      </w:pPr>
    </w:p>
    <w:p w:rsidR="003458CB" w:rsidRPr="00471EF2" w:rsidRDefault="003458CB" w:rsidP="003458CB">
      <w:pPr>
        <w:rPr>
          <w:rFonts w:cstheme="minorHAnsi"/>
          <w:b/>
          <w:color w:val="1F497D" w:themeColor="text2"/>
          <w:sz w:val="28"/>
          <w:szCs w:val="28"/>
          <w:lang w:val="en-GB" w:eastAsia="en-IN" w:bidi="ta-IN"/>
        </w:rPr>
      </w:pPr>
      <w:r w:rsidRPr="00471EF2">
        <w:rPr>
          <w:rFonts w:cstheme="minorHAnsi"/>
          <w:b/>
          <w:color w:val="1F497D" w:themeColor="text2"/>
          <w:sz w:val="28"/>
          <w:szCs w:val="28"/>
          <w:lang w:val="en-GB" w:eastAsia="en-IN" w:bidi="ta-IN"/>
        </w:rPr>
        <w:t>Vision</w:t>
      </w:r>
    </w:p>
    <w:p w:rsidR="003458CB" w:rsidRPr="00471EF2" w:rsidRDefault="003458CB" w:rsidP="002E35AB">
      <w:pPr>
        <w:spacing w:line="260" w:lineRule="atLeast"/>
        <w:jc w:val="both"/>
        <w:rPr>
          <w:rFonts w:cstheme="minorHAnsi"/>
          <w:color w:val="000000"/>
          <w:sz w:val="28"/>
          <w:szCs w:val="28"/>
        </w:rPr>
      </w:pPr>
      <w:proofErr w:type="gramStart"/>
      <w:r w:rsidRPr="00471EF2">
        <w:rPr>
          <w:rFonts w:cstheme="minorHAnsi"/>
          <w:color w:val="000000"/>
          <w:sz w:val="28"/>
          <w:szCs w:val="28"/>
        </w:rPr>
        <w:t>“Help for Self Help” – Transforming the lives of the poor by providing job-related and entrepreneurial training.</w:t>
      </w:r>
      <w:proofErr w:type="gramEnd"/>
    </w:p>
    <w:p w:rsidR="003458CB" w:rsidRPr="00471EF2" w:rsidRDefault="003458CB" w:rsidP="003458CB">
      <w:pPr>
        <w:rPr>
          <w:rFonts w:cstheme="minorHAnsi"/>
          <w:b/>
          <w:color w:val="1F497D" w:themeColor="text2"/>
          <w:sz w:val="28"/>
          <w:szCs w:val="28"/>
          <w:lang w:val="en-GB" w:eastAsia="en-IN" w:bidi="ta-IN"/>
        </w:rPr>
      </w:pPr>
      <w:r w:rsidRPr="00471EF2">
        <w:rPr>
          <w:rFonts w:cstheme="minorHAnsi"/>
          <w:b/>
          <w:color w:val="1F497D" w:themeColor="text2"/>
          <w:sz w:val="28"/>
          <w:szCs w:val="28"/>
          <w:lang w:val="en-GB" w:eastAsia="en-IN" w:bidi="ta-IN"/>
        </w:rPr>
        <w:t>Mission</w:t>
      </w:r>
    </w:p>
    <w:p w:rsidR="003458CB" w:rsidRPr="00471EF2" w:rsidRDefault="003458CB" w:rsidP="002E35AB">
      <w:pPr>
        <w:pStyle w:val="ListParagraph"/>
        <w:numPr>
          <w:ilvl w:val="0"/>
          <w:numId w:val="2"/>
        </w:numPr>
        <w:jc w:val="both"/>
        <w:rPr>
          <w:rFonts w:asciiTheme="minorHAnsi" w:hAnsiTheme="minorHAnsi" w:cstheme="minorHAnsi"/>
          <w:color w:val="000000"/>
          <w:sz w:val="28"/>
          <w:szCs w:val="28"/>
        </w:rPr>
      </w:pPr>
      <w:r w:rsidRPr="00471EF2">
        <w:rPr>
          <w:rFonts w:asciiTheme="minorHAnsi" w:hAnsiTheme="minorHAnsi" w:cstheme="minorHAnsi"/>
          <w:color w:val="000000"/>
          <w:sz w:val="28"/>
          <w:szCs w:val="28"/>
        </w:rPr>
        <w:t>To create work through entrepreneurship, and to maximize employment opportunities for the young generation</w:t>
      </w:r>
    </w:p>
    <w:p w:rsidR="003458CB" w:rsidRPr="00471EF2" w:rsidRDefault="003458CB" w:rsidP="002E35AB">
      <w:pPr>
        <w:pStyle w:val="ListParagraph"/>
        <w:numPr>
          <w:ilvl w:val="0"/>
          <w:numId w:val="2"/>
        </w:numPr>
        <w:jc w:val="both"/>
        <w:rPr>
          <w:rFonts w:asciiTheme="minorHAnsi" w:hAnsiTheme="minorHAnsi" w:cstheme="minorHAnsi"/>
          <w:color w:val="000000"/>
          <w:sz w:val="28"/>
          <w:szCs w:val="28"/>
        </w:rPr>
      </w:pPr>
      <w:proofErr w:type="gramStart"/>
      <w:r w:rsidRPr="00471EF2">
        <w:rPr>
          <w:rFonts w:asciiTheme="minorHAnsi" w:hAnsiTheme="minorHAnsi" w:cstheme="minorHAnsi"/>
          <w:color w:val="000000"/>
          <w:sz w:val="28"/>
          <w:szCs w:val="28"/>
        </w:rPr>
        <w:t>to</w:t>
      </w:r>
      <w:proofErr w:type="gramEnd"/>
      <w:r w:rsidRPr="00471EF2">
        <w:rPr>
          <w:rFonts w:asciiTheme="minorHAnsi" w:hAnsiTheme="minorHAnsi" w:cstheme="minorHAnsi"/>
          <w:color w:val="000000"/>
          <w:sz w:val="28"/>
          <w:szCs w:val="28"/>
        </w:rPr>
        <w:t xml:space="preserve"> help village students pursue their higher education in various fields (engineering, polytechnic, ITI, special education, paramedical, science</w:t>
      </w:r>
      <w:ins w:id="0" w:author="Darlene" w:date="2017-01-23T10:51:00Z">
        <w:r w:rsidRPr="00471EF2">
          <w:rPr>
            <w:rFonts w:asciiTheme="minorHAnsi" w:hAnsiTheme="minorHAnsi" w:cstheme="minorHAnsi"/>
            <w:color w:val="000000"/>
            <w:sz w:val="28"/>
            <w:szCs w:val="28"/>
          </w:rPr>
          <w:t>,</w:t>
        </w:r>
      </w:ins>
      <w:r w:rsidRPr="00471EF2">
        <w:rPr>
          <w:rFonts w:asciiTheme="minorHAnsi" w:hAnsiTheme="minorHAnsi" w:cstheme="minorHAnsi"/>
          <w:color w:val="000000"/>
          <w:sz w:val="28"/>
          <w:szCs w:val="28"/>
        </w:rPr>
        <w:t xml:space="preserve"> etc.),</w:t>
      </w:r>
    </w:p>
    <w:p w:rsidR="003458CB" w:rsidRPr="00471EF2" w:rsidRDefault="003458CB" w:rsidP="002E35AB">
      <w:pPr>
        <w:pStyle w:val="ListParagraph"/>
        <w:numPr>
          <w:ilvl w:val="0"/>
          <w:numId w:val="2"/>
        </w:numPr>
        <w:jc w:val="both"/>
        <w:rPr>
          <w:rFonts w:asciiTheme="minorHAnsi" w:hAnsiTheme="minorHAnsi" w:cstheme="minorHAnsi"/>
          <w:color w:val="000000"/>
          <w:sz w:val="28"/>
          <w:szCs w:val="28"/>
        </w:rPr>
      </w:pPr>
      <w:r w:rsidRPr="00471EF2">
        <w:rPr>
          <w:rFonts w:asciiTheme="minorHAnsi" w:hAnsiTheme="minorHAnsi" w:cstheme="minorHAnsi"/>
          <w:color w:val="000000"/>
          <w:sz w:val="28"/>
          <w:szCs w:val="28"/>
        </w:rPr>
        <w:t>to increase the chances of graduates to compete successfully in today’s tough job markets,</w:t>
      </w:r>
    </w:p>
    <w:p w:rsidR="003458CB" w:rsidRDefault="003458CB" w:rsidP="003458CB">
      <w:pPr>
        <w:pStyle w:val="ListParagraph"/>
        <w:rPr>
          <w:rFonts w:asciiTheme="minorHAnsi" w:hAnsiTheme="minorHAnsi" w:cstheme="minorHAnsi"/>
          <w:color w:val="000000"/>
          <w:sz w:val="28"/>
          <w:szCs w:val="28"/>
        </w:rPr>
      </w:pPr>
    </w:p>
    <w:p w:rsidR="00E00F02" w:rsidRDefault="00E00F02" w:rsidP="003458CB">
      <w:pPr>
        <w:pStyle w:val="ListParagraph"/>
        <w:rPr>
          <w:rFonts w:asciiTheme="minorHAnsi" w:hAnsiTheme="minorHAnsi" w:cstheme="minorHAnsi"/>
          <w:color w:val="000000"/>
          <w:sz w:val="28"/>
          <w:szCs w:val="28"/>
        </w:rPr>
      </w:pPr>
    </w:p>
    <w:p w:rsidR="00E00F02" w:rsidRDefault="00E00F02" w:rsidP="003458CB">
      <w:pPr>
        <w:pStyle w:val="ListParagraph"/>
        <w:rPr>
          <w:rFonts w:asciiTheme="minorHAnsi" w:hAnsiTheme="minorHAnsi" w:cstheme="minorHAnsi"/>
          <w:color w:val="000000"/>
          <w:sz w:val="28"/>
          <w:szCs w:val="28"/>
        </w:rPr>
      </w:pPr>
    </w:p>
    <w:p w:rsidR="00E00F02" w:rsidRPr="00471EF2" w:rsidRDefault="00E00F02" w:rsidP="003458CB">
      <w:pPr>
        <w:pStyle w:val="ListParagraph"/>
        <w:rPr>
          <w:rFonts w:asciiTheme="minorHAnsi" w:hAnsiTheme="minorHAnsi" w:cstheme="minorHAnsi"/>
          <w:color w:val="000000"/>
          <w:sz w:val="28"/>
          <w:szCs w:val="28"/>
        </w:rPr>
      </w:pPr>
    </w:p>
    <w:p w:rsidR="003458CB" w:rsidRPr="00471EF2" w:rsidRDefault="003458CB" w:rsidP="003458CB">
      <w:pPr>
        <w:rPr>
          <w:rFonts w:cstheme="minorHAnsi"/>
          <w:color w:val="000000"/>
          <w:sz w:val="28"/>
          <w:szCs w:val="28"/>
        </w:rPr>
      </w:pPr>
      <w:proofErr w:type="gramStart"/>
      <w:r w:rsidRPr="00471EF2">
        <w:rPr>
          <w:rFonts w:cstheme="minorHAnsi"/>
          <w:color w:val="000000"/>
          <w:sz w:val="28"/>
          <w:szCs w:val="28"/>
        </w:rPr>
        <w:lastRenderedPageBreak/>
        <w:t>by</w:t>
      </w:r>
      <w:proofErr w:type="gramEnd"/>
      <w:r w:rsidRPr="00471EF2">
        <w:rPr>
          <w:rFonts w:cstheme="minorHAnsi"/>
          <w:color w:val="000000"/>
          <w:sz w:val="28"/>
          <w:szCs w:val="28"/>
        </w:rPr>
        <w:t xml:space="preserve"> means of</w:t>
      </w:r>
    </w:p>
    <w:p w:rsidR="003458CB" w:rsidRPr="00471EF2" w:rsidRDefault="003458CB" w:rsidP="002E35AB">
      <w:pPr>
        <w:numPr>
          <w:ilvl w:val="0"/>
          <w:numId w:val="2"/>
        </w:numPr>
        <w:spacing w:before="100" w:beforeAutospacing="1" w:after="100" w:afterAutospacing="1" w:line="240" w:lineRule="auto"/>
        <w:jc w:val="both"/>
        <w:rPr>
          <w:rFonts w:eastAsia="Times New Roman" w:cstheme="minorHAnsi"/>
          <w:color w:val="000000"/>
          <w:sz w:val="28"/>
          <w:szCs w:val="28"/>
        </w:rPr>
      </w:pPr>
      <w:r w:rsidRPr="00471EF2">
        <w:rPr>
          <w:rFonts w:eastAsia="Times New Roman" w:cstheme="minorHAnsi"/>
          <w:color w:val="000000"/>
          <w:sz w:val="28"/>
          <w:szCs w:val="28"/>
        </w:rPr>
        <w:t>counselling and training for young people to improve their employability,</w:t>
      </w:r>
    </w:p>
    <w:p w:rsidR="003458CB" w:rsidRPr="00471EF2" w:rsidRDefault="003458CB" w:rsidP="002E35AB">
      <w:pPr>
        <w:pStyle w:val="ListParagraph"/>
        <w:numPr>
          <w:ilvl w:val="0"/>
          <w:numId w:val="2"/>
        </w:numPr>
        <w:jc w:val="both"/>
        <w:rPr>
          <w:rFonts w:asciiTheme="minorHAnsi" w:hAnsiTheme="minorHAnsi" w:cstheme="minorHAnsi"/>
          <w:color w:val="000000"/>
          <w:sz w:val="28"/>
          <w:szCs w:val="28"/>
        </w:rPr>
      </w:pPr>
      <w:r w:rsidRPr="00471EF2">
        <w:rPr>
          <w:rFonts w:asciiTheme="minorHAnsi" w:hAnsiTheme="minorHAnsi" w:cstheme="minorHAnsi"/>
          <w:color w:val="000000"/>
          <w:sz w:val="28"/>
          <w:szCs w:val="28"/>
        </w:rPr>
        <w:t xml:space="preserve">placement services and soft skills training (English, computer &amp; general knowledge), </w:t>
      </w:r>
    </w:p>
    <w:p w:rsidR="003458CB" w:rsidRPr="00471EF2" w:rsidRDefault="003458CB" w:rsidP="002E35AB">
      <w:pPr>
        <w:pStyle w:val="ListParagraph"/>
        <w:numPr>
          <w:ilvl w:val="0"/>
          <w:numId w:val="2"/>
        </w:numPr>
        <w:jc w:val="both"/>
        <w:rPr>
          <w:rFonts w:asciiTheme="minorHAnsi" w:hAnsiTheme="minorHAnsi" w:cstheme="minorHAnsi"/>
          <w:color w:val="000000"/>
          <w:sz w:val="28"/>
          <w:szCs w:val="28"/>
        </w:rPr>
      </w:pPr>
      <w:r w:rsidRPr="00471EF2">
        <w:rPr>
          <w:rFonts w:asciiTheme="minorHAnsi" w:hAnsiTheme="minorHAnsi" w:cstheme="minorHAnsi"/>
          <w:color w:val="000000"/>
          <w:sz w:val="28"/>
          <w:szCs w:val="28"/>
        </w:rPr>
        <w:t>industrial visits and exposure,</w:t>
      </w:r>
    </w:p>
    <w:p w:rsidR="003458CB" w:rsidRPr="00471EF2" w:rsidRDefault="003458CB" w:rsidP="002E35AB">
      <w:pPr>
        <w:numPr>
          <w:ilvl w:val="0"/>
          <w:numId w:val="2"/>
        </w:numPr>
        <w:spacing w:before="100" w:beforeAutospacing="1" w:after="100" w:afterAutospacing="1" w:line="240" w:lineRule="auto"/>
        <w:jc w:val="both"/>
        <w:rPr>
          <w:rFonts w:eastAsia="Times New Roman" w:cstheme="minorHAnsi"/>
          <w:color w:val="000000"/>
          <w:sz w:val="28"/>
          <w:szCs w:val="28"/>
        </w:rPr>
      </w:pPr>
      <w:r w:rsidRPr="00471EF2">
        <w:rPr>
          <w:rFonts w:cstheme="minorHAnsi"/>
          <w:sz w:val="28"/>
          <w:szCs w:val="28"/>
          <w:lang w:val="en-US"/>
        </w:rPr>
        <w:t xml:space="preserve">entrepreneurial guidance through access to </w:t>
      </w:r>
      <w:del w:id="1" w:author="Darlene" w:date="2017-01-23T11:54:00Z">
        <w:r w:rsidRPr="00471EF2" w:rsidDel="00AF212F">
          <w:rPr>
            <w:rFonts w:cstheme="minorHAnsi"/>
            <w:sz w:val="28"/>
            <w:szCs w:val="28"/>
            <w:lang w:val="en-US"/>
          </w:rPr>
          <w:delText xml:space="preserve"> </w:delText>
        </w:r>
      </w:del>
      <w:r w:rsidRPr="00471EF2">
        <w:rPr>
          <w:rFonts w:cstheme="minorHAnsi"/>
          <w:sz w:val="28"/>
          <w:szCs w:val="28"/>
          <w:lang w:val="en-US"/>
        </w:rPr>
        <w:t>databases,</w:t>
      </w:r>
      <w:ins w:id="2" w:author="Darlene" w:date="2017-01-23T11:55:00Z">
        <w:r w:rsidRPr="00471EF2">
          <w:rPr>
            <w:rFonts w:cstheme="minorHAnsi"/>
            <w:sz w:val="28"/>
            <w:szCs w:val="28"/>
            <w:lang w:val="en-US"/>
          </w:rPr>
          <w:t xml:space="preserve"> </w:t>
        </w:r>
      </w:ins>
      <w:del w:id="3" w:author="Darlene" w:date="2017-01-23T11:54:00Z">
        <w:r w:rsidRPr="00471EF2" w:rsidDel="00AF212F">
          <w:rPr>
            <w:rFonts w:cstheme="minorHAnsi"/>
            <w:sz w:val="28"/>
            <w:szCs w:val="28"/>
            <w:lang w:val="en-US"/>
          </w:rPr>
          <w:delText xml:space="preserve"> </w:delText>
        </w:r>
      </w:del>
      <w:r w:rsidRPr="00471EF2">
        <w:rPr>
          <w:rFonts w:cstheme="minorHAnsi"/>
          <w:sz w:val="28"/>
          <w:szCs w:val="28"/>
          <w:lang w:val="en-US"/>
        </w:rPr>
        <w:t xml:space="preserve">Information Centers and </w:t>
      </w:r>
      <w:proofErr w:type="spellStart"/>
      <w:r w:rsidRPr="00471EF2">
        <w:rPr>
          <w:rFonts w:cstheme="minorHAnsi"/>
          <w:sz w:val="28"/>
          <w:szCs w:val="28"/>
          <w:lang w:val="en-US"/>
        </w:rPr>
        <w:t>Techn</w:t>
      </w:r>
      <w:r w:rsidR="004242F0">
        <w:rPr>
          <w:rFonts w:cstheme="minorHAnsi"/>
          <w:sz w:val="28"/>
          <w:szCs w:val="28"/>
          <w:lang w:val="en-US"/>
        </w:rPr>
        <w:t>d</w:t>
      </w:r>
      <w:r w:rsidRPr="00471EF2">
        <w:rPr>
          <w:rFonts w:cstheme="minorHAnsi"/>
          <w:sz w:val="28"/>
          <w:szCs w:val="28"/>
          <w:lang w:val="en-US"/>
        </w:rPr>
        <w:t>ical</w:t>
      </w:r>
      <w:proofErr w:type="spellEnd"/>
      <w:r w:rsidRPr="00471EF2">
        <w:rPr>
          <w:rFonts w:cstheme="minorHAnsi"/>
          <w:sz w:val="28"/>
          <w:szCs w:val="28"/>
          <w:lang w:val="en-US"/>
        </w:rPr>
        <w:t xml:space="preserve"> Information Sections attached to the District Industries Centers,</w:t>
      </w:r>
    </w:p>
    <w:p w:rsidR="003458CB" w:rsidRPr="00471EF2" w:rsidRDefault="003458CB" w:rsidP="002E35AB">
      <w:pPr>
        <w:numPr>
          <w:ilvl w:val="0"/>
          <w:numId w:val="2"/>
        </w:numPr>
        <w:spacing w:before="100" w:beforeAutospacing="1" w:after="100" w:afterAutospacing="1" w:line="240" w:lineRule="auto"/>
        <w:jc w:val="both"/>
        <w:rPr>
          <w:rFonts w:eastAsia="Times New Roman" w:cstheme="minorHAnsi"/>
          <w:color w:val="000000"/>
          <w:sz w:val="28"/>
          <w:szCs w:val="28"/>
        </w:rPr>
      </w:pPr>
      <w:r w:rsidRPr="00471EF2">
        <w:rPr>
          <w:rFonts w:eastAsia="Times New Roman" w:cstheme="minorHAnsi"/>
          <w:color w:val="000000"/>
          <w:sz w:val="28"/>
          <w:szCs w:val="28"/>
        </w:rPr>
        <w:t>healthcare and support for critical needs,</w:t>
      </w:r>
    </w:p>
    <w:p w:rsidR="003458CB" w:rsidRPr="00471EF2" w:rsidRDefault="003458CB" w:rsidP="002E35AB">
      <w:pPr>
        <w:numPr>
          <w:ilvl w:val="0"/>
          <w:numId w:val="2"/>
        </w:numPr>
        <w:spacing w:before="100" w:beforeAutospacing="1" w:after="100" w:afterAutospacing="1" w:line="240" w:lineRule="auto"/>
        <w:jc w:val="both"/>
        <w:rPr>
          <w:rFonts w:eastAsia="Times New Roman" w:cstheme="minorHAnsi"/>
          <w:color w:val="000000"/>
          <w:sz w:val="28"/>
          <w:szCs w:val="28"/>
        </w:rPr>
      </w:pPr>
      <w:proofErr w:type="gramStart"/>
      <w:r w:rsidRPr="00471EF2">
        <w:rPr>
          <w:rFonts w:eastAsia="Times New Roman" w:cstheme="minorHAnsi"/>
          <w:color w:val="000000"/>
          <w:sz w:val="28"/>
          <w:szCs w:val="28"/>
        </w:rPr>
        <w:t>a</w:t>
      </w:r>
      <w:proofErr w:type="gramEnd"/>
      <w:r w:rsidRPr="00471EF2">
        <w:rPr>
          <w:rFonts w:eastAsia="Times New Roman" w:cstheme="minorHAnsi"/>
          <w:color w:val="000000"/>
          <w:sz w:val="28"/>
          <w:szCs w:val="28"/>
        </w:rPr>
        <w:t xml:space="preserve"> network of sustainable and scalable social enterprises throughout the region.</w:t>
      </w:r>
    </w:p>
    <w:p w:rsidR="003458CB" w:rsidRPr="00471EF2" w:rsidRDefault="003458CB" w:rsidP="003458CB">
      <w:pPr>
        <w:spacing w:before="100" w:beforeAutospacing="1" w:after="100" w:afterAutospacing="1"/>
        <w:rPr>
          <w:rFonts w:eastAsia="Times New Roman" w:cstheme="minorHAnsi"/>
          <w:b/>
          <w:color w:val="1F497D" w:themeColor="text2"/>
          <w:sz w:val="28"/>
          <w:szCs w:val="28"/>
        </w:rPr>
      </w:pPr>
      <w:r w:rsidRPr="00471EF2">
        <w:rPr>
          <w:rFonts w:eastAsia="Times New Roman" w:cstheme="minorHAnsi"/>
          <w:b/>
          <w:color w:val="1F497D" w:themeColor="text2"/>
          <w:sz w:val="28"/>
          <w:szCs w:val="28"/>
        </w:rPr>
        <w:t>Values</w:t>
      </w:r>
    </w:p>
    <w:p w:rsidR="003458CB" w:rsidRPr="00471EF2" w:rsidRDefault="003458CB" w:rsidP="002E35AB">
      <w:pPr>
        <w:spacing w:before="100" w:beforeAutospacing="1" w:after="100" w:afterAutospacing="1"/>
        <w:jc w:val="both"/>
        <w:rPr>
          <w:rFonts w:eastAsia="Times New Roman" w:cstheme="minorHAnsi"/>
          <w:b/>
          <w:color w:val="1F497D" w:themeColor="text2"/>
          <w:sz w:val="28"/>
          <w:szCs w:val="28"/>
        </w:rPr>
      </w:pPr>
      <w:proofErr w:type="gramStart"/>
      <w:r w:rsidRPr="00471EF2">
        <w:rPr>
          <w:rFonts w:eastAsia="Times New Roman" w:cstheme="minorHAnsi"/>
          <w:color w:val="000000"/>
          <w:sz w:val="28"/>
          <w:szCs w:val="28"/>
        </w:rPr>
        <w:t>Trust, equality, respect, commitment and compassion, regardless of caste and incom</w:t>
      </w:r>
      <w:r w:rsidRPr="00471EF2">
        <w:rPr>
          <w:rFonts w:cstheme="minorHAnsi"/>
          <w:bCs/>
          <w:sz w:val="28"/>
          <w:szCs w:val="28"/>
        </w:rPr>
        <w:t>e.</w:t>
      </w:r>
      <w:proofErr w:type="gramEnd"/>
    </w:p>
    <w:p w:rsidR="003458CB" w:rsidRPr="00471EF2" w:rsidRDefault="003458CB" w:rsidP="003458CB">
      <w:pPr>
        <w:pStyle w:val="ListParagraph"/>
        <w:widowControl w:val="0"/>
        <w:numPr>
          <w:ilvl w:val="0"/>
          <w:numId w:val="16"/>
        </w:numPr>
        <w:autoSpaceDE w:val="0"/>
        <w:autoSpaceDN w:val="0"/>
        <w:adjustRightInd w:val="0"/>
        <w:rPr>
          <w:rFonts w:asciiTheme="minorHAnsi" w:hAnsiTheme="minorHAnsi" w:cstheme="minorHAnsi"/>
          <w:b/>
          <w:color w:val="548DD4" w:themeColor="text2" w:themeTint="99"/>
          <w:sz w:val="28"/>
          <w:szCs w:val="28"/>
        </w:rPr>
      </w:pPr>
      <w:r w:rsidRPr="00471EF2">
        <w:rPr>
          <w:rFonts w:asciiTheme="minorHAnsi" w:hAnsiTheme="minorHAnsi" w:cstheme="minorHAnsi"/>
          <w:b/>
          <w:color w:val="548DD4" w:themeColor="text2" w:themeTint="99"/>
          <w:sz w:val="28"/>
          <w:szCs w:val="28"/>
        </w:rPr>
        <w:t>Selection and Admission to the PTP</w:t>
      </w:r>
    </w:p>
    <w:p w:rsidR="003458CB" w:rsidRPr="00471EF2" w:rsidRDefault="003458CB" w:rsidP="003458CB">
      <w:pPr>
        <w:widowControl w:val="0"/>
        <w:autoSpaceDE w:val="0"/>
        <w:autoSpaceDN w:val="0"/>
        <w:adjustRightInd w:val="0"/>
        <w:rPr>
          <w:rFonts w:cstheme="minorHAnsi"/>
          <w:sz w:val="28"/>
          <w:szCs w:val="28"/>
        </w:rPr>
      </w:pPr>
    </w:p>
    <w:p w:rsidR="003458CB" w:rsidRPr="00471EF2" w:rsidRDefault="003458CB" w:rsidP="002E35AB">
      <w:pPr>
        <w:widowControl w:val="0"/>
        <w:autoSpaceDE w:val="0"/>
        <w:autoSpaceDN w:val="0"/>
        <w:adjustRightInd w:val="0"/>
        <w:jc w:val="both"/>
        <w:rPr>
          <w:rFonts w:cstheme="minorHAnsi"/>
          <w:sz w:val="28"/>
          <w:szCs w:val="28"/>
        </w:rPr>
      </w:pPr>
      <w:r w:rsidRPr="00471EF2">
        <w:rPr>
          <w:rFonts w:cstheme="minorHAnsi"/>
          <w:sz w:val="28"/>
          <w:szCs w:val="28"/>
        </w:rPr>
        <w:t xml:space="preserve">2.1 </w:t>
      </w:r>
      <w:r w:rsidRPr="00471EF2">
        <w:rPr>
          <w:rFonts w:cstheme="minorHAnsi"/>
          <w:sz w:val="28"/>
          <w:szCs w:val="28"/>
        </w:rPr>
        <w:tab/>
        <w:t xml:space="preserve">As per the PTP objectives, mission and vision, student selection follows the principle of </w:t>
      </w:r>
      <w:r w:rsidRPr="00471EF2">
        <w:rPr>
          <w:rFonts w:cstheme="minorHAnsi"/>
          <w:b/>
          <w:sz w:val="28"/>
          <w:szCs w:val="28"/>
        </w:rPr>
        <w:t>academic performance</w:t>
      </w:r>
      <w:r w:rsidRPr="00471EF2">
        <w:rPr>
          <w:rFonts w:cstheme="minorHAnsi"/>
          <w:sz w:val="28"/>
          <w:szCs w:val="28"/>
        </w:rPr>
        <w:t xml:space="preserve"> as the best available predictor for future performance in professional education. In addition, the personal </w:t>
      </w:r>
      <w:r w:rsidRPr="00471EF2">
        <w:rPr>
          <w:rFonts w:cstheme="minorHAnsi"/>
          <w:b/>
          <w:sz w:val="28"/>
          <w:szCs w:val="28"/>
        </w:rPr>
        <w:t>ability of self-expression</w:t>
      </w:r>
      <w:r w:rsidRPr="00471EF2">
        <w:rPr>
          <w:rFonts w:cstheme="minorHAnsi"/>
          <w:sz w:val="28"/>
          <w:szCs w:val="28"/>
        </w:rPr>
        <w:t xml:space="preserve"> of the applicant is important. Quality counts, not quantity. Students must </w:t>
      </w:r>
      <w:proofErr w:type="gramStart"/>
      <w:r w:rsidRPr="00471EF2">
        <w:rPr>
          <w:rFonts w:cstheme="minorHAnsi"/>
          <w:sz w:val="28"/>
          <w:szCs w:val="28"/>
        </w:rPr>
        <w:t>be deserving</w:t>
      </w:r>
      <w:proofErr w:type="gramEnd"/>
      <w:r w:rsidRPr="00471EF2">
        <w:rPr>
          <w:rFonts w:cstheme="minorHAnsi"/>
          <w:sz w:val="28"/>
          <w:szCs w:val="28"/>
        </w:rPr>
        <w:t xml:space="preserve"> (intelligent, and knowledgeable).  The level of English (written and spoken) shall be evaluated by a qualified teacher before admission to the PTP, to ensure requirements are met.</w:t>
      </w:r>
    </w:p>
    <w:p w:rsidR="003458CB" w:rsidRPr="00471EF2" w:rsidRDefault="003458CB" w:rsidP="00E00F02">
      <w:pPr>
        <w:widowControl w:val="0"/>
        <w:autoSpaceDE w:val="0"/>
        <w:autoSpaceDN w:val="0"/>
        <w:adjustRightInd w:val="0"/>
        <w:jc w:val="both"/>
        <w:rPr>
          <w:rFonts w:cstheme="minorHAnsi"/>
          <w:sz w:val="28"/>
          <w:szCs w:val="28"/>
        </w:rPr>
      </w:pPr>
      <w:r w:rsidRPr="00471EF2">
        <w:rPr>
          <w:rFonts w:cstheme="minorHAnsi"/>
          <w:sz w:val="28"/>
          <w:szCs w:val="28"/>
        </w:rPr>
        <w:t>However, the PTP as such is not a support program only on the basis of material needs of applicants or their families. The Trust offers various other opportunities for this kind of needs.</w:t>
      </w:r>
    </w:p>
    <w:p w:rsidR="003458CB" w:rsidRDefault="003458CB" w:rsidP="00E00F02">
      <w:pPr>
        <w:widowControl w:val="0"/>
        <w:autoSpaceDE w:val="0"/>
        <w:autoSpaceDN w:val="0"/>
        <w:adjustRightInd w:val="0"/>
        <w:jc w:val="both"/>
        <w:rPr>
          <w:rFonts w:cstheme="minorHAnsi"/>
          <w:sz w:val="28"/>
          <w:szCs w:val="28"/>
        </w:rPr>
      </w:pPr>
      <w:r w:rsidRPr="00471EF2">
        <w:rPr>
          <w:rFonts w:cstheme="minorHAnsi"/>
          <w:sz w:val="28"/>
          <w:szCs w:val="28"/>
        </w:rPr>
        <w:t xml:space="preserve">2.2 </w:t>
      </w:r>
      <w:r w:rsidRPr="00471EF2">
        <w:rPr>
          <w:rFonts w:cstheme="minorHAnsi"/>
          <w:sz w:val="28"/>
          <w:szCs w:val="28"/>
        </w:rPr>
        <w:tab/>
        <w:t xml:space="preserve">The </w:t>
      </w:r>
      <w:r w:rsidRPr="00471EF2">
        <w:rPr>
          <w:rFonts w:cstheme="minorHAnsi"/>
          <w:b/>
          <w:sz w:val="28"/>
          <w:szCs w:val="28"/>
        </w:rPr>
        <w:t>number of students</w:t>
      </w:r>
      <w:r w:rsidRPr="00471EF2">
        <w:rPr>
          <w:rFonts w:cstheme="minorHAnsi"/>
          <w:sz w:val="28"/>
          <w:szCs w:val="28"/>
        </w:rPr>
        <w:t xml:space="preserve"> to be taken in depends on the budget available from the Trust, and is set by the Trust Management each year. The number of students in the PTP at any one time shall not exceed </w:t>
      </w:r>
      <w:r w:rsidRPr="00471EF2">
        <w:rPr>
          <w:rFonts w:cstheme="minorHAnsi"/>
          <w:b/>
          <w:sz w:val="28"/>
          <w:szCs w:val="28"/>
        </w:rPr>
        <w:t>400</w:t>
      </w:r>
      <w:r w:rsidRPr="00471EF2">
        <w:rPr>
          <w:rFonts w:cstheme="minorHAnsi"/>
          <w:sz w:val="28"/>
          <w:szCs w:val="28"/>
        </w:rPr>
        <w:t xml:space="preserve"> students in total. The annual intake shall not exceed a maximum of </w:t>
      </w:r>
      <w:r w:rsidRPr="00471EF2">
        <w:rPr>
          <w:rFonts w:cstheme="minorHAnsi"/>
          <w:b/>
          <w:sz w:val="28"/>
          <w:szCs w:val="28"/>
        </w:rPr>
        <w:t>100</w:t>
      </w:r>
      <w:r w:rsidRPr="00471EF2">
        <w:rPr>
          <w:rFonts w:cstheme="minorHAnsi"/>
          <w:sz w:val="28"/>
          <w:szCs w:val="28"/>
        </w:rPr>
        <w:t xml:space="preserve"> students, if possible, less.</w:t>
      </w:r>
    </w:p>
    <w:p w:rsidR="008A7897" w:rsidRPr="00471EF2" w:rsidRDefault="008A7897" w:rsidP="00E00F02">
      <w:pPr>
        <w:widowControl w:val="0"/>
        <w:autoSpaceDE w:val="0"/>
        <w:autoSpaceDN w:val="0"/>
        <w:adjustRightInd w:val="0"/>
        <w:jc w:val="both"/>
        <w:rPr>
          <w:rFonts w:cstheme="minorHAnsi"/>
          <w:sz w:val="28"/>
          <w:szCs w:val="28"/>
        </w:rPr>
      </w:pPr>
    </w:p>
    <w:p w:rsidR="003458CB" w:rsidRPr="00471EF2" w:rsidRDefault="003458CB" w:rsidP="003458CB">
      <w:pPr>
        <w:widowControl w:val="0"/>
        <w:tabs>
          <w:tab w:val="left" w:pos="0"/>
          <w:tab w:val="left" w:pos="220"/>
        </w:tabs>
        <w:autoSpaceDE w:val="0"/>
        <w:autoSpaceDN w:val="0"/>
        <w:adjustRightInd w:val="0"/>
        <w:rPr>
          <w:rFonts w:cstheme="minorHAnsi"/>
          <w:sz w:val="28"/>
          <w:szCs w:val="28"/>
        </w:rPr>
      </w:pPr>
      <w:r w:rsidRPr="00471EF2">
        <w:rPr>
          <w:rFonts w:cstheme="minorHAnsi"/>
          <w:sz w:val="28"/>
          <w:szCs w:val="28"/>
        </w:rPr>
        <w:lastRenderedPageBreak/>
        <w:t xml:space="preserve">As a priority, </w:t>
      </w:r>
    </w:p>
    <w:p w:rsidR="003458CB" w:rsidRPr="00471EF2" w:rsidRDefault="003458CB" w:rsidP="00D35115">
      <w:pPr>
        <w:pStyle w:val="ListParagraph"/>
        <w:widowControl w:val="0"/>
        <w:numPr>
          <w:ilvl w:val="0"/>
          <w:numId w:val="14"/>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40 per cent of the places will be provided for Vocational and Paramedical courses,</w:t>
      </w:r>
    </w:p>
    <w:p w:rsidR="003458CB" w:rsidRPr="00471EF2" w:rsidRDefault="003458CB" w:rsidP="00D35115">
      <w:pPr>
        <w:pStyle w:val="ListParagraph"/>
        <w:widowControl w:val="0"/>
        <w:numPr>
          <w:ilvl w:val="0"/>
          <w:numId w:val="14"/>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40 per cent of the places will be provided for Undergraduate studies,</w:t>
      </w:r>
    </w:p>
    <w:p w:rsidR="003458CB" w:rsidRPr="00471EF2" w:rsidRDefault="003458CB" w:rsidP="00D35115">
      <w:pPr>
        <w:pStyle w:val="ListParagraph"/>
        <w:widowControl w:val="0"/>
        <w:numPr>
          <w:ilvl w:val="0"/>
          <w:numId w:val="14"/>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20 per cent of the places will be provided for other categories.</w:t>
      </w:r>
    </w:p>
    <w:p w:rsidR="003458CB" w:rsidRPr="00471EF2" w:rsidRDefault="003458CB" w:rsidP="003458CB">
      <w:pPr>
        <w:widowControl w:val="0"/>
        <w:autoSpaceDE w:val="0"/>
        <w:autoSpaceDN w:val="0"/>
        <w:adjustRightInd w:val="0"/>
        <w:rPr>
          <w:rFonts w:cstheme="minorHAnsi"/>
          <w:sz w:val="28"/>
          <w:szCs w:val="28"/>
        </w:rPr>
      </w:pPr>
    </w:p>
    <w:p w:rsidR="003458CB" w:rsidRPr="00471EF2" w:rsidRDefault="003458CB" w:rsidP="00D35115">
      <w:pPr>
        <w:widowControl w:val="0"/>
        <w:autoSpaceDE w:val="0"/>
        <w:autoSpaceDN w:val="0"/>
        <w:adjustRightInd w:val="0"/>
        <w:jc w:val="both"/>
        <w:rPr>
          <w:rFonts w:cstheme="minorHAnsi"/>
          <w:sz w:val="28"/>
          <w:szCs w:val="28"/>
        </w:rPr>
      </w:pPr>
      <w:proofErr w:type="gramStart"/>
      <w:r w:rsidRPr="00471EF2">
        <w:rPr>
          <w:rFonts w:cstheme="minorHAnsi"/>
          <w:sz w:val="28"/>
          <w:szCs w:val="28"/>
        </w:rPr>
        <w:t xml:space="preserve">2.3 </w:t>
      </w:r>
      <w:r w:rsidRPr="00471EF2">
        <w:rPr>
          <w:rFonts w:cstheme="minorHAnsi"/>
          <w:sz w:val="28"/>
          <w:szCs w:val="28"/>
        </w:rPr>
        <w:tab/>
        <w:t xml:space="preserve">Applications, which </w:t>
      </w:r>
      <w:proofErr w:type="spellStart"/>
      <w:r w:rsidRPr="00471EF2">
        <w:rPr>
          <w:rFonts w:cstheme="minorHAnsi"/>
          <w:sz w:val="28"/>
          <w:szCs w:val="28"/>
        </w:rPr>
        <w:t>fulfill</w:t>
      </w:r>
      <w:proofErr w:type="spellEnd"/>
      <w:r w:rsidRPr="00471EF2">
        <w:rPr>
          <w:rFonts w:cstheme="minorHAnsi"/>
          <w:sz w:val="28"/>
          <w:szCs w:val="28"/>
        </w:rPr>
        <w:t xml:space="preserve"> one or more of the following criteria</w:t>
      </w:r>
      <w:proofErr w:type="gramEnd"/>
      <w:r w:rsidRPr="00471EF2">
        <w:rPr>
          <w:rFonts w:cstheme="minorHAnsi"/>
          <w:sz w:val="28"/>
          <w:szCs w:val="28"/>
        </w:rPr>
        <w:t xml:space="preserve"> </w:t>
      </w:r>
      <w:r w:rsidRPr="00471EF2">
        <w:rPr>
          <w:rFonts w:cstheme="minorHAnsi"/>
          <w:b/>
          <w:sz w:val="28"/>
          <w:szCs w:val="28"/>
        </w:rPr>
        <w:t>shall not be admitted</w:t>
      </w:r>
      <w:r w:rsidRPr="00471EF2">
        <w:rPr>
          <w:rFonts w:cstheme="minorHAnsi"/>
          <w:sz w:val="28"/>
          <w:szCs w:val="28"/>
        </w:rPr>
        <w:t>:</w:t>
      </w:r>
    </w:p>
    <w:p w:rsidR="003458CB" w:rsidRPr="00471EF2" w:rsidRDefault="003458CB" w:rsidP="00E00F02">
      <w:pPr>
        <w:pStyle w:val="ListParagraph"/>
        <w:widowControl w:val="0"/>
        <w:numPr>
          <w:ilvl w:val="0"/>
          <w:numId w:val="15"/>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Low academic performance</w:t>
      </w:r>
    </w:p>
    <w:p w:rsidR="003458CB" w:rsidRPr="00471EF2" w:rsidRDefault="003458CB" w:rsidP="00E00F02">
      <w:pPr>
        <w:pStyle w:val="ListParagraph"/>
        <w:widowControl w:val="0"/>
        <w:numPr>
          <w:ilvl w:val="0"/>
          <w:numId w:val="15"/>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Wealthy family background</w:t>
      </w:r>
    </w:p>
    <w:p w:rsidR="003458CB" w:rsidRPr="00471EF2" w:rsidRDefault="003458CB" w:rsidP="00E00F02">
      <w:pPr>
        <w:pStyle w:val="ListParagraph"/>
        <w:widowControl w:val="0"/>
        <w:numPr>
          <w:ilvl w:val="0"/>
          <w:numId w:val="15"/>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Courses which do not offer subsequent employment opportunities (no demand in job market)</w:t>
      </w:r>
    </w:p>
    <w:p w:rsidR="003458CB" w:rsidRPr="00471EF2" w:rsidRDefault="003458CB" w:rsidP="00E00F02">
      <w:pPr>
        <w:pStyle w:val="ListParagraph"/>
        <w:widowControl w:val="0"/>
        <w:numPr>
          <w:ilvl w:val="0"/>
          <w:numId w:val="15"/>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Requesting PTP support for more than two courses (except sponsor parent support students)</w:t>
      </w:r>
    </w:p>
    <w:p w:rsidR="003458CB" w:rsidRPr="00471EF2" w:rsidRDefault="003458CB" w:rsidP="00E00F02">
      <w:pPr>
        <w:pStyle w:val="ListParagraph"/>
        <w:widowControl w:val="0"/>
        <w:numPr>
          <w:ilvl w:val="0"/>
          <w:numId w:val="15"/>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Families requesting support for more than one child (one family – one child)</w:t>
      </w:r>
    </w:p>
    <w:p w:rsidR="003458CB" w:rsidRPr="00471EF2" w:rsidRDefault="003458CB" w:rsidP="00E00F02">
      <w:pPr>
        <w:pStyle w:val="ListParagraph"/>
        <w:widowControl w:val="0"/>
        <w:numPr>
          <w:ilvl w:val="0"/>
          <w:numId w:val="15"/>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 xml:space="preserve">Families requesting PTP support to be transferred from one child to another child </w:t>
      </w:r>
    </w:p>
    <w:p w:rsidR="003458CB" w:rsidRPr="00471EF2" w:rsidRDefault="003458CB" w:rsidP="00E00F02">
      <w:pPr>
        <w:pStyle w:val="ListParagraph"/>
        <w:widowControl w:val="0"/>
        <w:numPr>
          <w:ilvl w:val="0"/>
          <w:numId w:val="15"/>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 xml:space="preserve">Families getting continuous support from </w:t>
      </w:r>
      <w:proofErr w:type="spellStart"/>
      <w:r w:rsidRPr="00471EF2">
        <w:rPr>
          <w:rFonts w:asciiTheme="minorHAnsi" w:hAnsiTheme="minorHAnsi" w:cstheme="minorHAnsi"/>
          <w:sz w:val="28"/>
          <w:szCs w:val="28"/>
        </w:rPr>
        <w:t>Shanthimalai</w:t>
      </w:r>
      <w:proofErr w:type="spellEnd"/>
    </w:p>
    <w:p w:rsidR="003458CB" w:rsidRPr="00471EF2" w:rsidRDefault="003458CB" w:rsidP="00E00F02">
      <w:pPr>
        <w:pStyle w:val="ListParagraph"/>
        <w:widowControl w:val="0"/>
        <w:numPr>
          <w:ilvl w:val="0"/>
          <w:numId w:val="15"/>
        </w:numPr>
        <w:autoSpaceDE w:val="0"/>
        <w:autoSpaceDN w:val="0"/>
        <w:adjustRightInd w:val="0"/>
        <w:jc w:val="both"/>
        <w:rPr>
          <w:rFonts w:asciiTheme="minorHAnsi" w:hAnsiTheme="minorHAnsi" w:cstheme="minorHAnsi"/>
          <w:sz w:val="28"/>
          <w:szCs w:val="28"/>
        </w:rPr>
      </w:pPr>
      <w:r w:rsidRPr="00471EF2">
        <w:rPr>
          <w:rFonts w:asciiTheme="minorHAnsi" w:hAnsiTheme="minorHAnsi" w:cstheme="minorHAnsi"/>
          <w:sz w:val="28"/>
          <w:szCs w:val="28"/>
        </w:rPr>
        <w:t>Existing PTP students with poor attendance of PTP classes</w:t>
      </w:r>
    </w:p>
    <w:p w:rsidR="003458CB" w:rsidRPr="00471EF2" w:rsidRDefault="003458CB" w:rsidP="003458CB">
      <w:pPr>
        <w:widowControl w:val="0"/>
        <w:autoSpaceDE w:val="0"/>
        <w:autoSpaceDN w:val="0"/>
        <w:adjustRightInd w:val="0"/>
        <w:rPr>
          <w:rFonts w:cstheme="minorHAnsi"/>
          <w:sz w:val="28"/>
          <w:szCs w:val="28"/>
        </w:rPr>
      </w:pPr>
    </w:p>
    <w:p w:rsidR="003458CB" w:rsidRPr="00471EF2" w:rsidRDefault="003458CB" w:rsidP="00E00F02">
      <w:pPr>
        <w:widowControl w:val="0"/>
        <w:autoSpaceDE w:val="0"/>
        <w:autoSpaceDN w:val="0"/>
        <w:adjustRightInd w:val="0"/>
        <w:jc w:val="both"/>
        <w:rPr>
          <w:rFonts w:cstheme="minorHAnsi"/>
          <w:sz w:val="28"/>
          <w:szCs w:val="28"/>
        </w:rPr>
      </w:pPr>
      <w:r w:rsidRPr="00471EF2">
        <w:rPr>
          <w:rFonts w:cstheme="minorHAnsi"/>
          <w:sz w:val="28"/>
          <w:szCs w:val="28"/>
        </w:rPr>
        <w:t>2.4</w:t>
      </w:r>
      <w:r w:rsidRPr="00471EF2">
        <w:rPr>
          <w:rFonts w:cstheme="minorHAnsi"/>
          <w:sz w:val="28"/>
          <w:szCs w:val="28"/>
        </w:rPr>
        <w:tab/>
        <w:t xml:space="preserve">The </w:t>
      </w:r>
      <w:r w:rsidRPr="00471EF2">
        <w:rPr>
          <w:rFonts w:cstheme="minorHAnsi"/>
          <w:b/>
          <w:sz w:val="28"/>
          <w:szCs w:val="28"/>
        </w:rPr>
        <w:t>amount</w:t>
      </w:r>
      <w:r w:rsidRPr="00471EF2">
        <w:rPr>
          <w:rFonts w:cstheme="minorHAnsi"/>
          <w:sz w:val="28"/>
          <w:szCs w:val="28"/>
        </w:rPr>
        <w:t xml:space="preserve"> of stipend granted as stipulated in the former guidelines are </w:t>
      </w:r>
      <w:proofErr w:type="spellStart"/>
      <w:r w:rsidRPr="00471EF2">
        <w:rPr>
          <w:rFonts w:cstheme="minorHAnsi"/>
          <w:sz w:val="28"/>
          <w:szCs w:val="28"/>
        </w:rPr>
        <w:t>obsolet</w:t>
      </w:r>
      <w:proofErr w:type="spellEnd"/>
      <w:r w:rsidRPr="00471EF2">
        <w:rPr>
          <w:rFonts w:cstheme="minorHAnsi"/>
          <w:sz w:val="28"/>
          <w:szCs w:val="28"/>
        </w:rPr>
        <w:t xml:space="preserve"> since focus and purpose of selection have changed over time to placement success after vocational training and other education.</w:t>
      </w:r>
    </w:p>
    <w:p w:rsidR="003458CB" w:rsidRPr="00471EF2" w:rsidRDefault="003458CB" w:rsidP="00E00F02">
      <w:pPr>
        <w:widowControl w:val="0"/>
        <w:autoSpaceDE w:val="0"/>
        <w:autoSpaceDN w:val="0"/>
        <w:adjustRightInd w:val="0"/>
        <w:jc w:val="both"/>
        <w:rPr>
          <w:rFonts w:cstheme="minorHAnsi"/>
          <w:sz w:val="28"/>
          <w:szCs w:val="28"/>
        </w:rPr>
      </w:pPr>
      <w:r w:rsidRPr="00471EF2">
        <w:rPr>
          <w:rFonts w:cstheme="minorHAnsi"/>
          <w:sz w:val="28"/>
          <w:szCs w:val="28"/>
        </w:rPr>
        <w:t xml:space="preserve">2.5 </w:t>
      </w:r>
      <w:r w:rsidRPr="00471EF2">
        <w:rPr>
          <w:rFonts w:cstheme="minorHAnsi"/>
          <w:sz w:val="28"/>
          <w:szCs w:val="28"/>
        </w:rPr>
        <w:tab/>
        <w:t xml:space="preserve">The Pre-selection Committee members shall select the beneficiaries by personal interview, final selection starts in the </w:t>
      </w:r>
      <w:r w:rsidRPr="00471EF2">
        <w:rPr>
          <w:rFonts w:cstheme="minorHAnsi"/>
          <w:b/>
          <w:sz w:val="28"/>
          <w:szCs w:val="28"/>
        </w:rPr>
        <w:t>first week of August</w:t>
      </w:r>
      <w:r w:rsidRPr="00471EF2">
        <w:rPr>
          <w:rFonts w:cstheme="minorHAnsi"/>
          <w:sz w:val="28"/>
          <w:szCs w:val="28"/>
        </w:rPr>
        <w:t>, run by the final selection committee. Students will be called for interview based on their course category.</w:t>
      </w:r>
    </w:p>
    <w:p w:rsidR="003458CB" w:rsidRPr="00471EF2" w:rsidRDefault="003458CB" w:rsidP="00E00F02">
      <w:pPr>
        <w:widowControl w:val="0"/>
        <w:autoSpaceDE w:val="0"/>
        <w:autoSpaceDN w:val="0"/>
        <w:adjustRightInd w:val="0"/>
        <w:jc w:val="both"/>
        <w:rPr>
          <w:rFonts w:cstheme="minorHAnsi"/>
          <w:sz w:val="28"/>
          <w:szCs w:val="28"/>
        </w:rPr>
      </w:pPr>
      <w:r w:rsidRPr="00471EF2">
        <w:rPr>
          <w:rFonts w:cstheme="minorHAnsi"/>
          <w:sz w:val="28"/>
          <w:szCs w:val="28"/>
        </w:rPr>
        <w:t xml:space="preserve">The </w:t>
      </w:r>
      <w:r w:rsidRPr="00471EF2">
        <w:rPr>
          <w:rFonts w:cstheme="minorHAnsi"/>
          <w:b/>
          <w:sz w:val="28"/>
          <w:szCs w:val="28"/>
        </w:rPr>
        <w:t>final selection committee</w:t>
      </w:r>
      <w:r w:rsidRPr="00471EF2">
        <w:rPr>
          <w:rFonts w:cstheme="minorHAnsi"/>
          <w:sz w:val="28"/>
          <w:szCs w:val="28"/>
        </w:rPr>
        <w:t xml:space="preserve"> will include Dr Peter (Chair), Mr </w:t>
      </w:r>
      <w:proofErr w:type="spellStart"/>
      <w:r w:rsidRPr="00471EF2">
        <w:rPr>
          <w:rFonts w:cstheme="minorHAnsi"/>
          <w:sz w:val="28"/>
          <w:szCs w:val="28"/>
        </w:rPr>
        <w:t>Sridar</w:t>
      </w:r>
      <w:proofErr w:type="spellEnd"/>
      <w:r w:rsidRPr="00471EF2">
        <w:rPr>
          <w:rFonts w:cstheme="minorHAnsi"/>
          <w:sz w:val="28"/>
          <w:szCs w:val="28"/>
        </w:rPr>
        <w:t xml:space="preserve"> </w:t>
      </w:r>
      <w:proofErr w:type="spellStart"/>
      <w:r w:rsidRPr="00471EF2">
        <w:rPr>
          <w:rFonts w:cstheme="minorHAnsi"/>
          <w:sz w:val="28"/>
          <w:szCs w:val="28"/>
        </w:rPr>
        <w:t>Ganesh</w:t>
      </w:r>
      <w:proofErr w:type="spellEnd"/>
      <w:r w:rsidRPr="00471EF2">
        <w:rPr>
          <w:rFonts w:cstheme="minorHAnsi"/>
          <w:sz w:val="28"/>
          <w:szCs w:val="28"/>
        </w:rPr>
        <w:t xml:space="preserve">, Mr </w:t>
      </w:r>
      <w:proofErr w:type="spellStart"/>
      <w:r w:rsidRPr="00471EF2">
        <w:rPr>
          <w:rFonts w:cstheme="minorHAnsi"/>
          <w:sz w:val="28"/>
          <w:szCs w:val="28"/>
        </w:rPr>
        <w:t>Venkatesan</w:t>
      </w:r>
      <w:proofErr w:type="spellEnd"/>
      <w:r w:rsidRPr="00471EF2">
        <w:rPr>
          <w:rFonts w:cstheme="minorHAnsi"/>
          <w:sz w:val="28"/>
          <w:szCs w:val="28"/>
        </w:rPr>
        <w:t xml:space="preserve">, Ms </w:t>
      </w:r>
      <w:proofErr w:type="spellStart"/>
      <w:r w:rsidRPr="00471EF2">
        <w:rPr>
          <w:rFonts w:cstheme="minorHAnsi"/>
          <w:sz w:val="28"/>
          <w:szCs w:val="28"/>
        </w:rPr>
        <w:t>Viji</w:t>
      </w:r>
      <w:proofErr w:type="spellEnd"/>
      <w:r w:rsidRPr="00471EF2">
        <w:rPr>
          <w:rFonts w:cstheme="minorHAnsi"/>
          <w:sz w:val="28"/>
          <w:szCs w:val="28"/>
        </w:rPr>
        <w:t xml:space="preserve">, and one more person (e.g. Dr Andreas, Dr </w:t>
      </w:r>
      <w:proofErr w:type="spellStart"/>
      <w:r w:rsidRPr="00471EF2">
        <w:rPr>
          <w:rFonts w:cstheme="minorHAnsi"/>
          <w:sz w:val="28"/>
          <w:szCs w:val="28"/>
        </w:rPr>
        <w:t>Ruediger</w:t>
      </w:r>
      <w:proofErr w:type="spellEnd"/>
      <w:r w:rsidRPr="00471EF2">
        <w:rPr>
          <w:rFonts w:cstheme="minorHAnsi"/>
          <w:sz w:val="28"/>
          <w:szCs w:val="28"/>
        </w:rPr>
        <w:t>) to be nominated by the Chair closer to the time.</w:t>
      </w:r>
    </w:p>
    <w:p w:rsidR="003458CB" w:rsidRDefault="003458CB" w:rsidP="003458CB">
      <w:pPr>
        <w:widowControl w:val="0"/>
        <w:autoSpaceDE w:val="0"/>
        <w:autoSpaceDN w:val="0"/>
        <w:adjustRightInd w:val="0"/>
        <w:rPr>
          <w:rFonts w:cstheme="minorHAnsi"/>
          <w:sz w:val="28"/>
          <w:szCs w:val="28"/>
        </w:rPr>
      </w:pPr>
    </w:p>
    <w:p w:rsidR="00E00F02" w:rsidRDefault="00E00F02" w:rsidP="003458CB">
      <w:pPr>
        <w:widowControl w:val="0"/>
        <w:autoSpaceDE w:val="0"/>
        <w:autoSpaceDN w:val="0"/>
        <w:adjustRightInd w:val="0"/>
        <w:rPr>
          <w:rFonts w:cstheme="minorHAnsi"/>
          <w:sz w:val="28"/>
          <w:szCs w:val="28"/>
        </w:rPr>
      </w:pPr>
    </w:p>
    <w:p w:rsidR="003458CB" w:rsidRDefault="003458CB" w:rsidP="003458CB">
      <w:pPr>
        <w:pStyle w:val="ListParagraph"/>
        <w:widowControl w:val="0"/>
        <w:numPr>
          <w:ilvl w:val="0"/>
          <w:numId w:val="16"/>
        </w:numPr>
        <w:autoSpaceDE w:val="0"/>
        <w:autoSpaceDN w:val="0"/>
        <w:adjustRightInd w:val="0"/>
        <w:rPr>
          <w:rFonts w:asciiTheme="minorHAnsi" w:hAnsiTheme="minorHAnsi" w:cstheme="minorHAnsi"/>
          <w:b/>
          <w:color w:val="548DD4" w:themeColor="text2" w:themeTint="99"/>
          <w:sz w:val="28"/>
          <w:szCs w:val="28"/>
        </w:rPr>
      </w:pPr>
      <w:r w:rsidRPr="00471EF2">
        <w:rPr>
          <w:rFonts w:asciiTheme="minorHAnsi" w:hAnsiTheme="minorHAnsi" w:cstheme="minorHAnsi"/>
          <w:b/>
          <w:color w:val="548DD4" w:themeColor="text2" w:themeTint="99"/>
          <w:sz w:val="28"/>
          <w:szCs w:val="28"/>
        </w:rPr>
        <w:lastRenderedPageBreak/>
        <w:t>Measuring program effectiveness</w:t>
      </w:r>
    </w:p>
    <w:p w:rsidR="00897464" w:rsidRPr="00897464" w:rsidRDefault="00897464" w:rsidP="00897464">
      <w:pPr>
        <w:pStyle w:val="ListParagraph"/>
        <w:widowControl w:val="0"/>
        <w:autoSpaceDE w:val="0"/>
        <w:autoSpaceDN w:val="0"/>
        <w:adjustRightInd w:val="0"/>
        <w:ind w:left="360"/>
        <w:rPr>
          <w:rFonts w:asciiTheme="minorHAnsi" w:hAnsiTheme="minorHAnsi" w:cstheme="minorHAnsi"/>
          <w:b/>
          <w:color w:val="548DD4" w:themeColor="text2" w:themeTint="99"/>
          <w:sz w:val="28"/>
          <w:szCs w:val="28"/>
        </w:rPr>
      </w:pPr>
    </w:p>
    <w:p w:rsidR="003458CB" w:rsidRPr="00471EF2" w:rsidRDefault="003458CB" w:rsidP="00E00F02">
      <w:pPr>
        <w:widowControl w:val="0"/>
        <w:autoSpaceDE w:val="0"/>
        <w:autoSpaceDN w:val="0"/>
        <w:adjustRightInd w:val="0"/>
        <w:jc w:val="both"/>
        <w:rPr>
          <w:rFonts w:cstheme="minorHAnsi"/>
          <w:sz w:val="28"/>
          <w:szCs w:val="28"/>
        </w:rPr>
      </w:pPr>
      <w:r w:rsidRPr="00471EF2">
        <w:rPr>
          <w:rFonts w:cstheme="minorHAnsi"/>
          <w:sz w:val="28"/>
          <w:szCs w:val="28"/>
        </w:rPr>
        <w:t>To ensure academic and personal progress of PTP students, their performance will be checked annually during the program, specifically in terms of academic performance, English (written and spoken), PTP-class attendance and contribution.  Such key performance indicators shall be defined by the Program Lead and reviewed each year whether or not they are useful and appropriate. Statistics of correlation of PTP performance with later job-placement-success shall be provided.</w:t>
      </w:r>
    </w:p>
    <w:p w:rsidR="003458CB" w:rsidRDefault="003458CB" w:rsidP="00EA1123">
      <w:pPr>
        <w:widowControl w:val="0"/>
        <w:autoSpaceDE w:val="0"/>
        <w:autoSpaceDN w:val="0"/>
        <w:adjustRightInd w:val="0"/>
        <w:spacing w:after="0" w:line="240" w:lineRule="auto"/>
        <w:jc w:val="both"/>
        <w:rPr>
          <w:rFonts w:cstheme="minorHAnsi"/>
          <w:sz w:val="28"/>
          <w:szCs w:val="28"/>
        </w:rPr>
      </w:pPr>
      <w:r w:rsidRPr="00471EF2">
        <w:rPr>
          <w:rFonts w:cstheme="minorHAnsi"/>
          <w:sz w:val="28"/>
          <w:szCs w:val="28"/>
        </w:rPr>
        <w:t>Stipends can be cancelled when students do not meet the minimum levels required at the discretion of the PTP Lead, but not before discussion with the EC.</w:t>
      </w:r>
    </w:p>
    <w:p w:rsidR="00EA1123" w:rsidRPr="00471EF2" w:rsidRDefault="00EA1123" w:rsidP="00EA1123">
      <w:pPr>
        <w:widowControl w:val="0"/>
        <w:autoSpaceDE w:val="0"/>
        <w:autoSpaceDN w:val="0"/>
        <w:adjustRightInd w:val="0"/>
        <w:spacing w:after="0" w:line="240" w:lineRule="auto"/>
        <w:jc w:val="both"/>
        <w:rPr>
          <w:rFonts w:cstheme="minorHAnsi"/>
          <w:sz w:val="28"/>
          <w:szCs w:val="28"/>
        </w:rPr>
      </w:pPr>
    </w:p>
    <w:p w:rsidR="003458CB" w:rsidRPr="00895EA1" w:rsidRDefault="00895EA1" w:rsidP="00895EA1">
      <w:pPr>
        <w:widowControl w:val="0"/>
        <w:autoSpaceDE w:val="0"/>
        <w:autoSpaceDN w:val="0"/>
        <w:adjustRightInd w:val="0"/>
        <w:jc w:val="both"/>
        <w:rPr>
          <w:rFonts w:cstheme="minorHAnsi"/>
          <w:sz w:val="28"/>
          <w:szCs w:val="28"/>
        </w:rPr>
      </w:pPr>
      <w:r>
        <w:rPr>
          <w:rFonts w:cstheme="minorHAnsi"/>
          <w:sz w:val="28"/>
          <w:szCs w:val="28"/>
        </w:rPr>
        <w:t xml:space="preserve">4.  </w:t>
      </w:r>
      <w:r w:rsidR="003458CB" w:rsidRPr="00895EA1">
        <w:rPr>
          <w:rFonts w:cstheme="minorHAnsi"/>
          <w:sz w:val="28"/>
          <w:szCs w:val="28"/>
        </w:rPr>
        <w:t xml:space="preserve">This policy </w:t>
      </w:r>
      <w:r w:rsidR="003458CB" w:rsidRPr="00895EA1">
        <w:rPr>
          <w:rFonts w:cstheme="minorHAnsi"/>
          <w:b/>
          <w:sz w:val="28"/>
          <w:szCs w:val="28"/>
        </w:rPr>
        <w:t xml:space="preserve">replaces and </w:t>
      </w:r>
      <w:proofErr w:type="spellStart"/>
      <w:r w:rsidR="003458CB" w:rsidRPr="00895EA1">
        <w:rPr>
          <w:rFonts w:cstheme="minorHAnsi"/>
          <w:b/>
          <w:sz w:val="28"/>
          <w:szCs w:val="28"/>
        </w:rPr>
        <w:t>superseeds</w:t>
      </w:r>
      <w:proofErr w:type="spellEnd"/>
      <w:r w:rsidR="003458CB" w:rsidRPr="00895EA1">
        <w:rPr>
          <w:rFonts w:cstheme="minorHAnsi"/>
          <w:sz w:val="28"/>
          <w:szCs w:val="28"/>
        </w:rPr>
        <w:t xml:space="preserve"> all other former policies or guidelines issued. Existing and new forms and tools for use in administration processes (e.g. selection, assessment, </w:t>
      </w:r>
      <w:proofErr w:type="gramStart"/>
      <w:r w:rsidR="003458CB" w:rsidRPr="00895EA1">
        <w:rPr>
          <w:rFonts w:cstheme="minorHAnsi"/>
          <w:sz w:val="28"/>
          <w:szCs w:val="28"/>
        </w:rPr>
        <w:t>performance</w:t>
      </w:r>
      <w:proofErr w:type="gramEnd"/>
      <w:r w:rsidR="003458CB" w:rsidRPr="00895EA1">
        <w:rPr>
          <w:rFonts w:cstheme="minorHAnsi"/>
          <w:sz w:val="28"/>
          <w:szCs w:val="28"/>
        </w:rPr>
        <w:t>) shall be part of and in line with this policy.</w:t>
      </w:r>
    </w:p>
    <w:p w:rsidR="003458CB" w:rsidRDefault="003458CB" w:rsidP="003458CB">
      <w:pPr>
        <w:widowControl w:val="0"/>
        <w:autoSpaceDE w:val="0"/>
        <w:autoSpaceDN w:val="0"/>
        <w:adjustRightInd w:val="0"/>
      </w:pPr>
    </w:p>
    <w:p w:rsidR="003458CB" w:rsidRDefault="003458CB" w:rsidP="003458CB">
      <w:pPr>
        <w:widowControl w:val="0"/>
        <w:autoSpaceDE w:val="0"/>
        <w:autoSpaceDN w:val="0"/>
        <w:adjustRightInd w:val="0"/>
      </w:pPr>
      <w:bookmarkStart w:id="4" w:name="_GoBack"/>
      <w:bookmarkEnd w:id="4"/>
    </w:p>
    <w:p w:rsidR="003458CB" w:rsidRDefault="003458CB" w:rsidP="003458CB">
      <w:pPr>
        <w:widowControl w:val="0"/>
        <w:autoSpaceDE w:val="0"/>
        <w:autoSpaceDN w:val="0"/>
        <w:adjustRightInd w:val="0"/>
      </w:pPr>
    </w:p>
    <w:p w:rsidR="003458CB" w:rsidRDefault="003458CB" w:rsidP="003458CB">
      <w:pPr>
        <w:widowControl w:val="0"/>
        <w:autoSpaceDE w:val="0"/>
        <w:autoSpaceDN w:val="0"/>
        <w:adjustRightInd w:val="0"/>
      </w:pPr>
    </w:p>
    <w:p w:rsidR="003458CB" w:rsidRDefault="003458CB" w:rsidP="003458CB">
      <w:pPr>
        <w:widowControl w:val="0"/>
        <w:autoSpaceDE w:val="0"/>
        <w:autoSpaceDN w:val="0"/>
        <w:adjustRightInd w:val="0"/>
      </w:pPr>
    </w:p>
    <w:p w:rsidR="003458CB" w:rsidRDefault="003458CB" w:rsidP="003458CB">
      <w:pPr>
        <w:widowControl w:val="0"/>
        <w:autoSpaceDE w:val="0"/>
        <w:autoSpaceDN w:val="0"/>
        <w:adjustRightInd w:val="0"/>
      </w:pPr>
    </w:p>
    <w:p w:rsidR="00471EF2" w:rsidRDefault="00471EF2" w:rsidP="003458CB">
      <w:pPr>
        <w:widowControl w:val="0"/>
        <w:autoSpaceDE w:val="0"/>
        <w:autoSpaceDN w:val="0"/>
        <w:adjustRightInd w:val="0"/>
      </w:pPr>
    </w:p>
    <w:p w:rsidR="003458CB" w:rsidRDefault="003458CB" w:rsidP="003458CB">
      <w:pPr>
        <w:widowControl w:val="0"/>
        <w:autoSpaceDE w:val="0"/>
        <w:autoSpaceDN w:val="0"/>
        <w:adjustRightInd w:val="0"/>
      </w:pPr>
    </w:p>
    <w:p w:rsidR="003458CB" w:rsidRDefault="003458CB" w:rsidP="003458CB">
      <w:pPr>
        <w:widowControl w:val="0"/>
        <w:autoSpaceDE w:val="0"/>
        <w:autoSpaceDN w:val="0"/>
        <w:adjustRightInd w:val="0"/>
      </w:pPr>
    </w:p>
    <w:p w:rsidR="003458CB" w:rsidRDefault="003458CB" w:rsidP="003458CB">
      <w:pPr>
        <w:widowControl w:val="0"/>
        <w:autoSpaceDE w:val="0"/>
        <w:autoSpaceDN w:val="0"/>
        <w:adjustRightInd w:val="0"/>
      </w:pPr>
    </w:p>
    <w:p w:rsidR="003458CB" w:rsidRDefault="003458CB" w:rsidP="003458CB">
      <w:pPr>
        <w:widowControl w:val="0"/>
        <w:autoSpaceDE w:val="0"/>
        <w:autoSpaceDN w:val="0"/>
        <w:adjustRightInd w:val="0"/>
      </w:pPr>
    </w:p>
    <w:p w:rsidR="003458CB" w:rsidRDefault="003458CB" w:rsidP="003458CB">
      <w:pPr>
        <w:widowControl w:val="0"/>
        <w:autoSpaceDE w:val="0"/>
        <w:autoSpaceDN w:val="0"/>
        <w:adjustRightInd w:val="0"/>
      </w:pPr>
    </w:p>
    <w:p w:rsidR="00C43A75" w:rsidRDefault="00C43A75" w:rsidP="003458CB">
      <w:pPr>
        <w:widowControl w:val="0"/>
        <w:autoSpaceDE w:val="0"/>
        <w:autoSpaceDN w:val="0"/>
        <w:adjustRightInd w:val="0"/>
      </w:pPr>
    </w:p>
    <w:p w:rsidR="003458CB" w:rsidRPr="003458CB" w:rsidRDefault="003458CB" w:rsidP="003458CB">
      <w:pPr>
        <w:widowControl w:val="0"/>
        <w:autoSpaceDE w:val="0"/>
        <w:autoSpaceDN w:val="0"/>
        <w:adjustRightInd w:val="0"/>
      </w:pPr>
    </w:p>
    <w:p w:rsidR="00035780" w:rsidRDefault="00035780" w:rsidP="000C4812">
      <w:pPr>
        <w:tabs>
          <w:tab w:val="left" w:pos="12380"/>
        </w:tabs>
        <w:jc w:val="center"/>
        <w:rPr>
          <w:rFonts w:asciiTheme="majorHAnsi" w:hAnsiTheme="majorHAnsi"/>
          <w:color w:val="00B0F0"/>
          <w:sz w:val="48"/>
          <w:szCs w:val="48"/>
        </w:rPr>
      </w:pPr>
      <w:r w:rsidRPr="001C0351">
        <w:rPr>
          <w:rFonts w:asciiTheme="majorHAnsi" w:hAnsiTheme="majorHAnsi"/>
          <w:color w:val="00B0F0"/>
          <w:sz w:val="48"/>
          <w:szCs w:val="48"/>
        </w:rPr>
        <w:lastRenderedPageBreak/>
        <w:t>PTP Activities:</w:t>
      </w:r>
    </w:p>
    <w:p w:rsidR="00CC0121" w:rsidRPr="00946CDB" w:rsidRDefault="00CC0121" w:rsidP="00D73927">
      <w:pPr>
        <w:pStyle w:val="NoSpacing"/>
        <w:jc w:val="center"/>
        <w:rPr>
          <w:b/>
          <w:color w:val="76923C" w:themeColor="accent3" w:themeShade="BF"/>
          <w:sz w:val="32"/>
          <w:szCs w:val="30"/>
          <w:u w:val="double"/>
          <w:lang w:val="en-GB"/>
        </w:rPr>
      </w:pPr>
      <w:r w:rsidRPr="00946CDB">
        <w:rPr>
          <w:b/>
          <w:color w:val="76923C" w:themeColor="accent3" w:themeShade="BF"/>
          <w:sz w:val="32"/>
          <w:szCs w:val="30"/>
          <w:u w:val="double"/>
          <w:lang w:val="en-GB"/>
        </w:rPr>
        <w:t>“The main aim of this activity is to create more local employment”</w:t>
      </w:r>
    </w:p>
    <w:p w:rsidR="00D73927" w:rsidRPr="00D73927" w:rsidRDefault="00D73927" w:rsidP="00D73927">
      <w:pPr>
        <w:pStyle w:val="NoSpacing"/>
        <w:jc w:val="center"/>
        <w:rPr>
          <w:color w:val="76923C" w:themeColor="accent3" w:themeShade="BF"/>
          <w:sz w:val="26"/>
          <w:szCs w:val="26"/>
          <w:u w:val="double"/>
        </w:rPr>
      </w:pPr>
    </w:p>
    <w:p w:rsidR="002758B6" w:rsidRPr="002C2926" w:rsidRDefault="00035780" w:rsidP="003264D3">
      <w:pPr>
        <w:jc w:val="both"/>
        <w:rPr>
          <w:rFonts w:ascii="Times New Roman" w:eastAsiaTheme="minorEastAsia" w:hAnsi="Times New Roman" w:cs="Times New Roman"/>
          <w:b/>
          <w:color w:val="000000"/>
          <w:sz w:val="26"/>
          <w:szCs w:val="26"/>
          <w:lang w:val="en-GB" w:eastAsia="en-IN" w:bidi="ta-IN"/>
        </w:rPr>
      </w:pPr>
      <w:r w:rsidRPr="001C0351">
        <w:rPr>
          <w:rFonts w:ascii="Times New Roman" w:eastAsiaTheme="minorEastAsia" w:hAnsi="Times New Roman" w:cs="Times New Roman"/>
          <w:b/>
          <w:color w:val="00B0F0"/>
          <w:sz w:val="26"/>
          <w:szCs w:val="26"/>
          <w:lang w:val="en-GB" w:eastAsia="en-IN" w:bidi="ta-IN"/>
        </w:rPr>
        <w:t xml:space="preserve">1. </w:t>
      </w:r>
      <w:r w:rsidR="001A3549">
        <w:rPr>
          <w:rFonts w:ascii="Times New Roman" w:eastAsiaTheme="minorEastAsia" w:hAnsi="Times New Roman" w:cs="Times New Roman"/>
          <w:b/>
          <w:color w:val="00B0F0"/>
          <w:sz w:val="26"/>
          <w:szCs w:val="26"/>
          <w:lang w:val="en-GB" w:eastAsia="en-IN" w:bidi="ta-IN"/>
        </w:rPr>
        <w:t>Industrial</w:t>
      </w:r>
      <w:r w:rsidRPr="001C0351">
        <w:rPr>
          <w:rFonts w:ascii="Times New Roman" w:eastAsiaTheme="minorEastAsia" w:hAnsi="Times New Roman" w:cs="Times New Roman"/>
          <w:b/>
          <w:color w:val="00B0F0"/>
          <w:sz w:val="26"/>
          <w:szCs w:val="26"/>
          <w:lang w:val="en-GB" w:eastAsia="en-IN" w:bidi="ta-IN"/>
        </w:rPr>
        <w:t xml:space="preserve"> Visit</w:t>
      </w:r>
      <w:r w:rsidR="001A3549">
        <w:rPr>
          <w:rFonts w:ascii="Times New Roman" w:eastAsiaTheme="minorEastAsia" w:hAnsi="Times New Roman" w:cs="Times New Roman"/>
          <w:b/>
          <w:color w:val="00B0F0"/>
          <w:sz w:val="26"/>
          <w:szCs w:val="26"/>
          <w:lang w:val="en-GB" w:eastAsia="en-IN" w:bidi="ta-IN"/>
        </w:rPr>
        <w:t>s</w:t>
      </w:r>
      <w:r w:rsidR="007709D1" w:rsidRPr="001C0351">
        <w:rPr>
          <w:rFonts w:ascii="Times New Roman" w:eastAsiaTheme="minorEastAsia" w:hAnsi="Times New Roman" w:cs="Times New Roman"/>
          <w:b/>
          <w:color w:val="00B0F0"/>
          <w:sz w:val="26"/>
          <w:szCs w:val="26"/>
          <w:lang w:val="en-GB" w:eastAsia="en-IN" w:bidi="ta-IN"/>
        </w:rPr>
        <w:t>:</w:t>
      </w:r>
      <w:r w:rsidR="007709D1" w:rsidRPr="002C2926">
        <w:rPr>
          <w:rFonts w:ascii="Times New Roman" w:eastAsiaTheme="minorEastAsia" w:hAnsi="Times New Roman" w:cs="Times New Roman"/>
          <w:b/>
          <w:color w:val="000000"/>
          <w:sz w:val="26"/>
          <w:szCs w:val="26"/>
          <w:lang w:val="en-GB" w:eastAsia="en-IN" w:bidi="ta-IN"/>
        </w:rPr>
        <w:t xml:space="preserve"> </w:t>
      </w:r>
      <w:r w:rsidR="002758B6" w:rsidRPr="002C2926">
        <w:rPr>
          <w:color w:val="000000"/>
          <w:sz w:val="26"/>
          <w:szCs w:val="26"/>
          <w:lang w:val="en-GB"/>
        </w:rPr>
        <w:t>Industrial visit</w:t>
      </w:r>
      <w:r w:rsidR="001A3549">
        <w:rPr>
          <w:color w:val="000000"/>
          <w:sz w:val="26"/>
          <w:szCs w:val="26"/>
          <w:lang w:val="en-GB"/>
        </w:rPr>
        <w:t>s are</w:t>
      </w:r>
      <w:r w:rsidR="002758B6" w:rsidRPr="002C2926">
        <w:rPr>
          <w:color w:val="000000"/>
          <w:sz w:val="26"/>
          <w:szCs w:val="26"/>
          <w:lang w:val="en-GB"/>
        </w:rPr>
        <w:t xml:space="preserve"> important to any student </w:t>
      </w:r>
      <w:r w:rsidR="001A3549">
        <w:rPr>
          <w:color w:val="000000"/>
          <w:sz w:val="26"/>
          <w:szCs w:val="26"/>
          <w:lang w:val="en-GB"/>
        </w:rPr>
        <w:t>pursuing careers in fields such as engineering, business management, biotechnology, pharmacy, architecture and more. N</w:t>
      </w:r>
      <w:r w:rsidR="002758B6" w:rsidRPr="002C2926">
        <w:rPr>
          <w:color w:val="000000"/>
          <w:sz w:val="26"/>
          <w:szCs w:val="26"/>
          <w:lang w:val="en-GB"/>
        </w:rPr>
        <w:t>o institute providing these courses has go</w:t>
      </w:r>
      <w:r w:rsidR="001A3549">
        <w:rPr>
          <w:color w:val="000000"/>
          <w:sz w:val="26"/>
          <w:szCs w:val="26"/>
          <w:lang w:val="en-GB"/>
        </w:rPr>
        <w:t xml:space="preserve">t enough </w:t>
      </w:r>
      <w:proofErr w:type="gramStart"/>
      <w:r w:rsidR="001A3549">
        <w:rPr>
          <w:color w:val="000000"/>
          <w:sz w:val="26"/>
          <w:szCs w:val="26"/>
          <w:lang w:val="en-GB"/>
        </w:rPr>
        <w:t>infrastructure</w:t>
      </w:r>
      <w:proofErr w:type="gramEnd"/>
      <w:r w:rsidR="001A3549">
        <w:rPr>
          <w:color w:val="000000"/>
          <w:sz w:val="26"/>
          <w:szCs w:val="26"/>
          <w:lang w:val="en-GB"/>
        </w:rPr>
        <w:t xml:space="preserve"> to show-</w:t>
      </w:r>
      <w:r w:rsidR="002758B6" w:rsidRPr="002C2926">
        <w:rPr>
          <w:color w:val="000000"/>
          <w:sz w:val="26"/>
          <w:szCs w:val="26"/>
          <w:lang w:val="en-GB"/>
        </w:rPr>
        <w:t xml:space="preserve">case all the real working </w:t>
      </w:r>
      <w:r w:rsidR="001A3549">
        <w:rPr>
          <w:color w:val="000000"/>
          <w:sz w:val="26"/>
          <w:szCs w:val="26"/>
          <w:lang w:val="en-GB"/>
        </w:rPr>
        <w:t>equipment</w:t>
      </w:r>
      <w:r w:rsidR="002758B6" w:rsidRPr="002C2926">
        <w:rPr>
          <w:color w:val="000000"/>
          <w:sz w:val="26"/>
          <w:szCs w:val="26"/>
          <w:lang w:val="en-GB"/>
        </w:rPr>
        <w:t>, operational methodology and everything else</w:t>
      </w:r>
      <w:r w:rsidR="001A3549">
        <w:rPr>
          <w:color w:val="000000"/>
          <w:sz w:val="26"/>
          <w:szCs w:val="26"/>
          <w:lang w:val="en-GB"/>
        </w:rPr>
        <w:t>-</w:t>
      </w:r>
      <w:r w:rsidR="002758B6" w:rsidRPr="002C2926">
        <w:rPr>
          <w:color w:val="000000"/>
          <w:sz w:val="26"/>
          <w:szCs w:val="26"/>
          <w:lang w:val="en-GB"/>
        </w:rPr>
        <w:t xml:space="preserve"> that students will come across once they</w:t>
      </w:r>
      <w:r w:rsidR="001A3549">
        <w:rPr>
          <w:color w:val="000000"/>
          <w:sz w:val="26"/>
          <w:szCs w:val="26"/>
          <w:lang w:val="en-GB"/>
        </w:rPr>
        <w:t xml:space="preserve"> graduate and</w:t>
      </w:r>
      <w:r w:rsidR="002758B6" w:rsidRPr="002C2926">
        <w:rPr>
          <w:color w:val="000000"/>
          <w:sz w:val="26"/>
          <w:szCs w:val="26"/>
          <w:lang w:val="en-GB"/>
        </w:rPr>
        <w:t xml:space="preserve"> enter into </w:t>
      </w:r>
      <w:r w:rsidR="001A3549">
        <w:rPr>
          <w:color w:val="000000"/>
          <w:sz w:val="26"/>
          <w:szCs w:val="26"/>
          <w:lang w:val="en-GB"/>
        </w:rPr>
        <w:t>their chosen professional field.</w:t>
      </w:r>
      <w:r w:rsidR="002758B6" w:rsidRPr="002C2926">
        <w:rPr>
          <w:color w:val="000000"/>
          <w:sz w:val="26"/>
          <w:szCs w:val="26"/>
          <w:lang w:val="en-GB"/>
        </w:rPr>
        <w:t xml:space="preserve"> </w:t>
      </w:r>
      <w:r w:rsidR="001A3549">
        <w:rPr>
          <w:color w:val="000000"/>
          <w:sz w:val="26"/>
          <w:szCs w:val="26"/>
          <w:lang w:val="en-GB"/>
        </w:rPr>
        <w:t>I</w:t>
      </w:r>
      <w:r w:rsidR="002758B6" w:rsidRPr="002C2926">
        <w:rPr>
          <w:color w:val="000000"/>
          <w:sz w:val="26"/>
          <w:szCs w:val="26"/>
          <w:lang w:val="en-GB"/>
        </w:rPr>
        <w:t xml:space="preserve">ndustrial tours are an effort to bridge this </w:t>
      </w:r>
      <w:r w:rsidR="001A3549">
        <w:rPr>
          <w:color w:val="000000"/>
          <w:sz w:val="26"/>
          <w:szCs w:val="26"/>
          <w:lang w:val="en-GB"/>
        </w:rPr>
        <w:t xml:space="preserve">gap and provide </w:t>
      </w:r>
      <w:r w:rsidR="002758B6" w:rsidRPr="002C2926">
        <w:rPr>
          <w:color w:val="000000"/>
          <w:sz w:val="26"/>
          <w:szCs w:val="26"/>
          <w:lang w:val="en-GB"/>
        </w:rPr>
        <w:t>practical exposure.</w:t>
      </w:r>
    </w:p>
    <w:p w:rsidR="00035780" w:rsidRPr="001C0351" w:rsidRDefault="00035780" w:rsidP="00035780">
      <w:pPr>
        <w:rPr>
          <w:rFonts w:ascii="Times New Roman" w:eastAsiaTheme="minorEastAsia" w:hAnsi="Times New Roman" w:cs="Times New Roman"/>
          <w:b/>
          <w:color w:val="00B0F0"/>
          <w:sz w:val="26"/>
          <w:szCs w:val="26"/>
          <w:lang w:val="en-GB" w:eastAsia="en-IN" w:bidi="ta-IN"/>
        </w:rPr>
      </w:pPr>
      <w:r w:rsidRPr="001C0351">
        <w:rPr>
          <w:rFonts w:ascii="Times New Roman" w:eastAsiaTheme="minorEastAsia" w:hAnsi="Times New Roman" w:cs="Times New Roman"/>
          <w:b/>
          <w:color w:val="00B0F0"/>
          <w:sz w:val="26"/>
          <w:szCs w:val="26"/>
          <w:lang w:val="en-GB" w:eastAsia="en-IN" w:bidi="ta-IN"/>
        </w:rPr>
        <w:t>2. Sunday Class</w:t>
      </w:r>
      <w:r w:rsidR="0084159A">
        <w:rPr>
          <w:rFonts w:ascii="Times New Roman" w:eastAsiaTheme="minorEastAsia" w:hAnsi="Times New Roman" w:cs="Times New Roman"/>
          <w:b/>
          <w:color w:val="00B0F0"/>
          <w:sz w:val="26"/>
          <w:szCs w:val="26"/>
          <w:lang w:val="en-GB" w:eastAsia="en-IN" w:bidi="ta-IN"/>
        </w:rPr>
        <w:t>es</w:t>
      </w:r>
      <w:r w:rsidRPr="001C0351">
        <w:rPr>
          <w:rFonts w:ascii="Times New Roman" w:eastAsiaTheme="minorEastAsia" w:hAnsi="Times New Roman" w:cs="Times New Roman"/>
          <w:b/>
          <w:color w:val="00B0F0"/>
          <w:sz w:val="26"/>
          <w:szCs w:val="26"/>
          <w:lang w:val="en-GB" w:eastAsia="en-IN" w:bidi="ta-IN"/>
        </w:rPr>
        <w:t xml:space="preserve"> (Soft Skill</w:t>
      </w:r>
      <w:r w:rsidR="0084159A">
        <w:rPr>
          <w:rFonts w:ascii="Times New Roman" w:eastAsiaTheme="minorEastAsia" w:hAnsi="Times New Roman" w:cs="Times New Roman"/>
          <w:b/>
          <w:color w:val="00B0F0"/>
          <w:sz w:val="26"/>
          <w:szCs w:val="26"/>
          <w:lang w:val="en-GB" w:eastAsia="en-IN" w:bidi="ta-IN"/>
        </w:rPr>
        <w:t>s</w:t>
      </w:r>
      <w:r w:rsidRPr="001C0351">
        <w:rPr>
          <w:rFonts w:ascii="Times New Roman" w:eastAsiaTheme="minorEastAsia" w:hAnsi="Times New Roman" w:cs="Times New Roman"/>
          <w:b/>
          <w:color w:val="00B0F0"/>
          <w:sz w:val="26"/>
          <w:szCs w:val="26"/>
          <w:lang w:val="en-GB" w:eastAsia="en-IN" w:bidi="ta-IN"/>
        </w:rPr>
        <w:t xml:space="preserve"> Training)</w:t>
      </w:r>
      <w:r w:rsidR="0084159A">
        <w:rPr>
          <w:rFonts w:ascii="Times New Roman" w:eastAsiaTheme="minorEastAsia" w:hAnsi="Times New Roman" w:cs="Times New Roman"/>
          <w:b/>
          <w:color w:val="00B0F0"/>
          <w:sz w:val="26"/>
          <w:szCs w:val="26"/>
          <w:lang w:val="en-GB" w:eastAsia="en-IN" w:bidi="ta-IN"/>
        </w:rPr>
        <w:t>:</w:t>
      </w:r>
    </w:p>
    <w:p w:rsidR="00035780" w:rsidRPr="002C2926" w:rsidRDefault="00F32FA3" w:rsidP="00035780">
      <w:pPr>
        <w:rPr>
          <w:rFonts w:ascii="Times New Roman" w:eastAsiaTheme="minorEastAsia" w:hAnsi="Times New Roman" w:cs="Times New Roman"/>
          <w:color w:val="000000"/>
          <w:sz w:val="26"/>
          <w:szCs w:val="26"/>
          <w:lang w:val="en-GB" w:eastAsia="en-IN" w:bidi="ta-IN"/>
        </w:rPr>
      </w:pPr>
      <w:r w:rsidRPr="002C2926">
        <w:rPr>
          <w:sz w:val="26"/>
          <w:szCs w:val="26"/>
        </w:rPr>
        <w:tab/>
      </w:r>
      <w:r w:rsidR="0084159A">
        <w:rPr>
          <w:rFonts w:ascii="Times New Roman" w:eastAsiaTheme="minorEastAsia" w:hAnsi="Times New Roman" w:cs="Times New Roman"/>
          <w:color w:val="000000"/>
          <w:sz w:val="26"/>
          <w:szCs w:val="26"/>
          <w:lang w:val="en-GB" w:eastAsia="en-IN" w:bidi="ta-IN"/>
        </w:rPr>
        <w:t>- English l</w:t>
      </w:r>
      <w:r w:rsidRPr="002C2926">
        <w:rPr>
          <w:rFonts w:ascii="Times New Roman" w:eastAsiaTheme="minorEastAsia" w:hAnsi="Times New Roman" w:cs="Times New Roman"/>
          <w:color w:val="000000"/>
          <w:sz w:val="26"/>
          <w:szCs w:val="26"/>
          <w:lang w:val="en-GB" w:eastAsia="en-IN" w:bidi="ta-IN"/>
        </w:rPr>
        <w:t>anguage</w:t>
      </w:r>
    </w:p>
    <w:p w:rsidR="00035780" w:rsidRPr="002C2926" w:rsidRDefault="00035780" w:rsidP="00035780">
      <w:pPr>
        <w:rPr>
          <w:rFonts w:ascii="Times New Roman" w:eastAsiaTheme="minorEastAsia" w:hAnsi="Times New Roman" w:cs="Times New Roman"/>
          <w:color w:val="000000"/>
          <w:sz w:val="26"/>
          <w:szCs w:val="26"/>
          <w:lang w:val="en-GB" w:eastAsia="en-IN" w:bidi="ta-IN"/>
        </w:rPr>
      </w:pPr>
      <w:r w:rsidRPr="002C2926">
        <w:rPr>
          <w:rFonts w:ascii="Times New Roman" w:eastAsiaTheme="minorEastAsia" w:hAnsi="Times New Roman" w:cs="Times New Roman"/>
          <w:color w:val="000000"/>
          <w:sz w:val="26"/>
          <w:szCs w:val="26"/>
          <w:lang w:val="en-GB" w:eastAsia="en-IN" w:bidi="ta-IN"/>
        </w:rPr>
        <w:tab/>
        <w:t xml:space="preserve">- Embedded </w:t>
      </w:r>
      <w:r w:rsidR="00277FED" w:rsidRPr="002C2926">
        <w:rPr>
          <w:rFonts w:ascii="Times New Roman" w:eastAsiaTheme="minorEastAsia" w:hAnsi="Times New Roman" w:cs="Times New Roman"/>
          <w:color w:val="000000"/>
          <w:sz w:val="26"/>
          <w:szCs w:val="26"/>
          <w:lang w:val="en-GB" w:eastAsia="en-IN" w:bidi="ta-IN"/>
        </w:rPr>
        <w:t>System</w:t>
      </w:r>
      <w:r w:rsidR="00277FED">
        <w:rPr>
          <w:rFonts w:ascii="Times New Roman" w:eastAsiaTheme="minorEastAsia" w:hAnsi="Times New Roman" w:cs="Times New Roman"/>
          <w:color w:val="000000"/>
          <w:sz w:val="26"/>
          <w:szCs w:val="26"/>
          <w:lang w:val="en-GB" w:eastAsia="en-IN" w:bidi="ta-IN"/>
        </w:rPr>
        <w:t xml:space="preserve"> (</w:t>
      </w:r>
      <w:r w:rsidR="0084159A">
        <w:rPr>
          <w:rFonts w:ascii="Times New Roman" w:eastAsiaTheme="minorEastAsia" w:hAnsi="Times New Roman" w:cs="Times New Roman"/>
          <w:color w:val="000000"/>
          <w:sz w:val="26"/>
          <w:szCs w:val="26"/>
          <w:lang w:val="en-GB" w:eastAsia="en-IN" w:bidi="ta-IN"/>
        </w:rPr>
        <w:t>for engineering students)</w:t>
      </w:r>
    </w:p>
    <w:p w:rsidR="00035780" w:rsidRPr="002C2926" w:rsidRDefault="00277FED" w:rsidP="00035780">
      <w:pPr>
        <w:rPr>
          <w:rFonts w:ascii="Times New Roman" w:eastAsiaTheme="minorEastAsia" w:hAnsi="Times New Roman" w:cs="Times New Roman"/>
          <w:color w:val="000000"/>
          <w:sz w:val="26"/>
          <w:szCs w:val="26"/>
          <w:lang w:val="en-GB" w:eastAsia="en-IN" w:bidi="ta-IN"/>
        </w:rPr>
      </w:pPr>
      <w:r>
        <w:rPr>
          <w:rFonts w:ascii="Times New Roman" w:eastAsiaTheme="minorEastAsia" w:hAnsi="Times New Roman" w:cs="Times New Roman"/>
          <w:color w:val="000000"/>
          <w:sz w:val="26"/>
          <w:szCs w:val="26"/>
          <w:lang w:val="en-GB" w:eastAsia="en-IN" w:bidi="ta-IN"/>
        </w:rPr>
        <w:tab/>
        <w:t>- Computer c</w:t>
      </w:r>
      <w:r w:rsidR="00035780" w:rsidRPr="002C2926">
        <w:rPr>
          <w:rFonts w:ascii="Times New Roman" w:eastAsiaTheme="minorEastAsia" w:hAnsi="Times New Roman" w:cs="Times New Roman"/>
          <w:color w:val="000000"/>
          <w:sz w:val="26"/>
          <w:szCs w:val="26"/>
          <w:lang w:val="en-GB" w:eastAsia="en-IN" w:bidi="ta-IN"/>
        </w:rPr>
        <w:t>lass</w:t>
      </w:r>
    </w:p>
    <w:p w:rsidR="00035780" w:rsidRPr="002C2926" w:rsidRDefault="00277FED" w:rsidP="00035780">
      <w:pPr>
        <w:rPr>
          <w:rFonts w:ascii="Times New Roman" w:eastAsiaTheme="minorEastAsia" w:hAnsi="Times New Roman" w:cs="Times New Roman"/>
          <w:color w:val="000000"/>
          <w:sz w:val="26"/>
          <w:szCs w:val="26"/>
          <w:lang w:val="en-GB" w:eastAsia="en-IN" w:bidi="ta-IN"/>
        </w:rPr>
      </w:pPr>
      <w:r>
        <w:rPr>
          <w:rFonts w:ascii="Times New Roman" w:eastAsiaTheme="minorEastAsia" w:hAnsi="Times New Roman" w:cs="Times New Roman"/>
          <w:color w:val="000000"/>
          <w:sz w:val="26"/>
          <w:szCs w:val="26"/>
          <w:lang w:val="en-GB" w:eastAsia="en-IN" w:bidi="ta-IN"/>
        </w:rPr>
        <w:tab/>
        <w:t>- General knowledge</w:t>
      </w:r>
    </w:p>
    <w:p w:rsidR="002758B6" w:rsidRDefault="00277FED" w:rsidP="00035780">
      <w:pPr>
        <w:rPr>
          <w:rFonts w:ascii="Times New Roman" w:eastAsiaTheme="minorEastAsia" w:hAnsi="Times New Roman" w:cs="Times New Roman"/>
          <w:color w:val="000000"/>
          <w:sz w:val="26"/>
          <w:szCs w:val="26"/>
          <w:lang w:val="en-GB" w:eastAsia="en-IN" w:bidi="ta-IN"/>
        </w:rPr>
      </w:pPr>
      <w:r>
        <w:rPr>
          <w:rFonts w:ascii="Times New Roman" w:eastAsiaTheme="minorEastAsia" w:hAnsi="Times New Roman" w:cs="Times New Roman"/>
          <w:color w:val="000000"/>
          <w:sz w:val="26"/>
          <w:szCs w:val="26"/>
          <w:lang w:val="en-GB" w:eastAsia="en-IN" w:bidi="ta-IN"/>
        </w:rPr>
        <w:tab/>
        <w:t xml:space="preserve">- Training on renewable </w:t>
      </w:r>
      <w:proofErr w:type="gramStart"/>
      <w:r>
        <w:rPr>
          <w:rFonts w:ascii="Times New Roman" w:eastAsiaTheme="minorEastAsia" w:hAnsi="Times New Roman" w:cs="Times New Roman"/>
          <w:color w:val="000000"/>
          <w:sz w:val="26"/>
          <w:szCs w:val="26"/>
          <w:lang w:val="en-GB" w:eastAsia="en-IN" w:bidi="ta-IN"/>
        </w:rPr>
        <w:t>energy(</w:t>
      </w:r>
      <w:proofErr w:type="gramEnd"/>
      <w:r>
        <w:rPr>
          <w:rFonts w:ascii="Times New Roman" w:eastAsiaTheme="minorEastAsia" w:hAnsi="Times New Roman" w:cs="Times New Roman"/>
          <w:color w:val="000000"/>
          <w:sz w:val="26"/>
          <w:szCs w:val="26"/>
          <w:lang w:val="en-GB" w:eastAsia="en-IN" w:bidi="ta-IN"/>
        </w:rPr>
        <w:t>s</w:t>
      </w:r>
      <w:r w:rsidR="002758B6" w:rsidRPr="002C2926">
        <w:rPr>
          <w:rFonts w:ascii="Times New Roman" w:eastAsiaTheme="minorEastAsia" w:hAnsi="Times New Roman" w:cs="Times New Roman"/>
          <w:color w:val="000000"/>
          <w:sz w:val="26"/>
          <w:szCs w:val="26"/>
          <w:lang w:val="en-GB" w:eastAsia="en-IN" w:bidi="ta-IN"/>
        </w:rPr>
        <w:t>olar)</w:t>
      </w:r>
    </w:p>
    <w:p w:rsidR="00277FED" w:rsidRPr="002C2926" w:rsidRDefault="00277FED" w:rsidP="00035780">
      <w:pPr>
        <w:rPr>
          <w:rFonts w:ascii="Times New Roman" w:eastAsiaTheme="minorEastAsia" w:hAnsi="Times New Roman" w:cs="Times New Roman"/>
          <w:color w:val="000000"/>
          <w:sz w:val="26"/>
          <w:szCs w:val="26"/>
          <w:lang w:val="en-GB" w:eastAsia="en-IN" w:bidi="ta-IN"/>
        </w:rPr>
      </w:pPr>
      <w:r>
        <w:rPr>
          <w:rFonts w:ascii="Times New Roman" w:eastAsiaTheme="minorEastAsia" w:hAnsi="Times New Roman" w:cs="Times New Roman"/>
          <w:color w:val="000000"/>
          <w:sz w:val="26"/>
          <w:szCs w:val="26"/>
          <w:lang w:val="en-GB" w:eastAsia="en-IN" w:bidi="ta-IN"/>
        </w:rPr>
        <w:tab/>
        <w:t>- Coaching for job applications and interviews</w:t>
      </w:r>
    </w:p>
    <w:p w:rsidR="00035780" w:rsidRPr="002C2926" w:rsidRDefault="00035780" w:rsidP="00035780">
      <w:pPr>
        <w:rPr>
          <w:rFonts w:ascii="Times New Roman" w:eastAsiaTheme="minorEastAsia" w:hAnsi="Times New Roman" w:cs="Times New Roman"/>
          <w:color w:val="000000"/>
          <w:sz w:val="26"/>
          <w:szCs w:val="26"/>
          <w:lang w:val="en-GB" w:eastAsia="en-IN" w:bidi="ta-IN"/>
        </w:rPr>
      </w:pPr>
      <w:r w:rsidRPr="002C2926">
        <w:rPr>
          <w:rFonts w:ascii="Times New Roman" w:eastAsiaTheme="minorEastAsia" w:hAnsi="Times New Roman" w:cs="Times New Roman"/>
          <w:color w:val="000000"/>
          <w:sz w:val="26"/>
          <w:szCs w:val="26"/>
          <w:lang w:val="en-GB" w:eastAsia="en-IN" w:bidi="ta-IN"/>
        </w:rPr>
        <w:tab/>
        <w:t>- Counselling</w:t>
      </w:r>
    </w:p>
    <w:p w:rsidR="002758B6" w:rsidRPr="002C2926" w:rsidRDefault="007709D1" w:rsidP="00214B1A">
      <w:pPr>
        <w:suppressAutoHyphens/>
        <w:spacing w:line="252" w:lineRule="auto"/>
        <w:jc w:val="both"/>
        <w:rPr>
          <w:color w:val="000000"/>
          <w:sz w:val="26"/>
          <w:szCs w:val="26"/>
        </w:rPr>
      </w:pPr>
      <w:r w:rsidRPr="001C0351">
        <w:rPr>
          <w:rFonts w:ascii="Times New Roman" w:eastAsiaTheme="minorEastAsia" w:hAnsi="Times New Roman" w:cs="Times New Roman"/>
          <w:b/>
          <w:color w:val="00B0F0"/>
          <w:sz w:val="26"/>
          <w:szCs w:val="26"/>
          <w:lang w:val="en-GB" w:eastAsia="en-IN" w:bidi="ta-IN"/>
        </w:rPr>
        <w:t xml:space="preserve">3. </w:t>
      </w:r>
      <w:r w:rsidR="002758B6" w:rsidRPr="001C0351">
        <w:rPr>
          <w:rFonts w:ascii="Times New Roman" w:eastAsiaTheme="minorEastAsia" w:hAnsi="Times New Roman" w:cs="Times New Roman"/>
          <w:b/>
          <w:color w:val="00B0F0"/>
          <w:sz w:val="26"/>
          <w:szCs w:val="26"/>
          <w:lang w:val="en-GB" w:eastAsia="en-IN" w:bidi="ta-IN"/>
        </w:rPr>
        <w:t>Placement Services:</w:t>
      </w:r>
      <w:r w:rsidR="002758B6" w:rsidRPr="002C2926">
        <w:rPr>
          <w:b/>
          <w:color w:val="000000"/>
          <w:sz w:val="26"/>
          <w:szCs w:val="26"/>
          <w:lang w:val="en-GB"/>
        </w:rPr>
        <w:t xml:space="preserve"> </w:t>
      </w:r>
      <w:r w:rsidR="002758B6" w:rsidRPr="002C2926">
        <w:rPr>
          <w:color w:val="000000"/>
          <w:sz w:val="26"/>
          <w:szCs w:val="26"/>
          <w:lang w:val="en-GB"/>
        </w:rPr>
        <w:t xml:space="preserve">In another proactive step, PTP conducts job fairs </w:t>
      </w:r>
      <w:r w:rsidR="00625086">
        <w:rPr>
          <w:color w:val="000000"/>
          <w:sz w:val="26"/>
          <w:szCs w:val="26"/>
          <w:lang w:val="en-GB"/>
        </w:rPr>
        <w:t>to help</w:t>
      </w:r>
      <w:r w:rsidR="002758B6" w:rsidRPr="002C2926">
        <w:rPr>
          <w:color w:val="000000"/>
          <w:sz w:val="26"/>
          <w:szCs w:val="26"/>
          <w:lang w:val="en-GB"/>
        </w:rPr>
        <w:t xml:space="preserve"> PTP </w:t>
      </w:r>
      <w:r w:rsidR="00625086">
        <w:rPr>
          <w:color w:val="000000"/>
          <w:sz w:val="26"/>
          <w:szCs w:val="26"/>
          <w:lang w:val="en-GB"/>
        </w:rPr>
        <w:t>graduates</w:t>
      </w:r>
      <w:r w:rsidR="002758B6" w:rsidRPr="002C2926">
        <w:rPr>
          <w:color w:val="000000"/>
          <w:sz w:val="26"/>
          <w:szCs w:val="26"/>
          <w:lang w:val="en-GB"/>
        </w:rPr>
        <w:t xml:space="preserve"> </w:t>
      </w:r>
      <w:r w:rsidR="00625086">
        <w:rPr>
          <w:color w:val="000000"/>
          <w:sz w:val="26"/>
          <w:szCs w:val="26"/>
          <w:lang w:val="en-GB"/>
        </w:rPr>
        <w:t>find</w:t>
      </w:r>
      <w:r w:rsidR="00943BDE">
        <w:rPr>
          <w:color w:val="000000"/>
          <w:sz w:val="26"/>
          <w:szCs w:val="26"/>
          <w:lang w:val="en-GB"/>
        </w:rPr>
        <w:t xml:space="preserve"> employment opportunities.</w:t>
      </w:r>
      <w:r w:rsidR="002758B6" w:rsidRPr="002C2926">
        <w:rPr>
          <w:color w:val="000000"/>
          <w:sz w:val="26"/>
          <w:szCs w:val="26"/>
          <w:lang w:val="en-GB"/>
        </w:rPr>
        <w:t xml:space="preserve"> </w:t>
      </w:r>
      <w:r w:rsidR="00943BDE">
        <w:rPr>
          <w:color w:val="000000"/>
          <w:sz w:val="26"/>
          <w:szCs w:val="26"/>
          <w:lang w:val="en-GB"/>
        </w:rPr>
        <w:t>T</w:t>
      </w:r>
      <w:r w:rsidR="002758B6" w:rsidRPr="002C2926">
        <w:rPr>
          <w:color w:val="000000"/>
          <w:sz w:val="26"/>
          <w:szCs w:val="26"/>
          <w:lang w:val="en-GB"/>
        </w:rPr>
        <w:t>hrough this initiative</w:t>
      </w:r>
      <w:r w:rsidR="00943BDE">
        <w:rPr>
          <w:color w:val="000000"/>
          <w:sz w:val="26"/>
          <w:szCs w:val="26"/>
          <w:lang w:val="en-GB"/>
        </w:rPr>
        <w:t>,</w:t>
      </w:r>
      <w:r w:rsidR="002758B6" w:rsidRPr="002C2926">
        <w:rPr>
          <w:color w:val="000000"/>
          <w:sz w:val="26"/>
          <w:szCs w:val="26"/>
          <w:lang w:val="en-GB"/>
        </w:rPr>
        <w:t xml:space="preserve"> PTP </w:t>
      </w:r>
      <w:r w:rsidR="00943BDE">
        <w:rPr>
          <w:color w:val="000000"/>
          <w:sz w:val="26"/>
          <w:szCs w:val="26"/>
          <w:lang w:val="en-GB"/>
        </w:rPr>
        <w:t>has been</w:t>
      </w:r>
      <w:r w:rsidR="002758B6" w:rsidRPr="002C2926">
        <w:rPr>
          <w:color w:val="000000"/>
          <w:sz w:val="26"/>
          <w:szCs w:val="26"/>
          <w:lang w:val="en-GB"/>
        </w:rPr>
        <w:t xml:space="preserve"> able to facilitate job placement for </w:t>
      </w:r>
      <w:r w:rsidR="002758B6" w:rsidRPr="002C2926">
        <w:rPr>
          <w:b/>
          <w:bCs/>
          <w:color w:val="000000"/>
          <w:sz w:val="26"/>
          <w:szCs w:val="26"/>
          <w:lang w:val="en-GB"/>
        </w:rPr>
        <w:t>80-to-90</w:t>
      </w:r>
      <w:r w:rsidR="002758B6" w:rsidRPr="002C2926">
        <w:rPr>
          <w:color w:val="000000"/>
          <w:sz w:val="26"/>
          <w:szCs w:val="26"/>
          <w:lang w:val="en-GB"/>
        </w:rPr>
        <w:t xml:space="preserve"> PTP</w:t>
      </w:r>
      <w:r w:rsidR="00943BDE">
        <w:rPr>
          <w:color w:val="000000"/>
          <w:sz w:val="26"/>
          <w:szCs w:val="26"/>
          <w:lang w:val="en-GB"/>
        </w:rPr>
        <w:t xml:space="preserve"> graduates to date</w:t>
      </w:r>
      <w:r w:rsidRPr="002C2926">
        <w:rPr>
          <w:color w:val="000000"/>
          <w:sz w:val="26"/>
          <w:szCs w:val="26"/>
          <w:lang w:val="en-GB"/>
        </w:rPr>
        <w:t>.</w:t>
      </w:r>
    </w:p>
    <w:p w:rsidR="009616A5" w:rsidRPr="002C2926" w:rsidRDefault="007709D1" w:rsidP="00214B1A">
      <w:pPr>
        <w:pStyle w:val="NoSpacing"/>
        <w:jc w:val="both"/>
        <w:rPr>
          <w:sz w:val="26"/>
          <w:szCs w:val="26"/>
          <w:lang w:val="en-GB"/>
        </w:rPr>
      </w:pPr>
      <w:r w:rsidRPr="001C0351">
        <w:rPr>
          <w:rFonts w:ascii="Times New Roman" w:eastAsiaTheme="minorEastAsia" w:hAnsi="Times New Roman" w:cs="Times New Roman"/>
          <w:b/>
          <w:color w:val="00B0F0"/>
          <w:sz w:val="26"/>
          <w:szCs w:val="26"/>
          <w:lang w:val="en-GB" w:eastAsia="en-IN" w:bidi="ta-IN"/>
        </w:rPr>
        <w:t xml:space="preserve">4. </w:t>
      </w:r>
      <w:r w:rsidR="002758B6" w:rsidRPr="001C0351">
        <w:rPr>
          <w:rFonts w:ascii="Times New Roman" w:eastAsiaTheme="minorEastAsia" w:hAnsi="Times New Roman" w:cs="Times New Roman"/>
          <w:b/>
          <w:color w:val="00B0F0"/>
          <w:sz w:val="26"/>
          <w:szCs w:val="26"/>
          <w:lang w:val="en-GB" w:eastAsia="en-IN" w:bidi="ta-IN"/>
        </w:rPr>
        <w:t>Ent</w:t>
      </w:r>
      <w:r w:rsidR="00FE38EA">
        <w:rPr>
          <w:rFonts w:ascii="Times New Roman" w:eastAsiaTheme="minorEastAsia" w:hAnsi="Times New Roman" w:cs="Times New Roman"/>
          <w:b/>
          <w:color w:val="00B0F0"/>
          <w:sz w:val="26"/>
          <w:szCs w:val="26"/>
          <w:lang w:val="en-GB" w:eastAsia="en-IN" w:bidi="ta-IN"/>
        </w:rPr>
        <w:t>repreneurs Development Program</w:t>
      </w:r>
      <w:r w:rsidR="002758B6" w:rsidRPr="001C0351">
        <w:rPr>
          <w:rFonts w:ascii="Times New Roman" w:eastAsiaTheme="minorEastAsia" w:hAnsi="Times New Roman" w:cs="Times New Roman"/>
          <w:b/>
          <w:color w:val="00B0F0"/>
          <w:sz w:val="26"/>
          <w:szCs w:val="26"/>
          <w:lang w:val="en-GB" w:eastAsia="en-IN" w:bidi="ta-IN"/>
        </w:rPr>
        <w:t>:</w:t>
      </w:r>
      <w:r w:rsidR="002758B6" w:rsidRPr="002C2926">
        <w:rPr>
          <w:b/>
          <w:sz w:val="26"/>
          <w:szCs w:val="26"/>
          <w:lang w:val="en-GB"/>
        </w:rPr>
        <w:t xml:space="preserve"> </w:t>
      </w:r>
      <w:r w:rsidR="00FE38EA">
        <w:rPr>
          <w:sz w:val="26"/>
          <w:szCs w:val="26"/>
          <w:lang w:val="en-US"/>
        </w:rPr>
        <w:t>This program helps young</w:t>
      </w:r>
      <w:r w:rsidR="002758B6" w:rsidRPr="002C2926">
        <w:rPr>
          <w:sz w:val="26"/>
          <w:szCs w:val="26"/>
          <w:lang w:val="en-GB"/>
        </w:rPr>
        <w:t xml:space="preserve"> </w:t>
      </w:r>
      <w:r w:rsidR="00FE38EA">
        <w:rPr>
          <w:sz w:val="26"/>
          <w:szCs w:val="26"/>
          <w:lang w:val="en-GB"/>
        </w:rPr>
        <w:t>e</w:t>
      </w:r>
      <w:r w:rsidR="002758B6" w:rsidRPr="002C2926">
        <w:rPr>
          <w:sz w:val="26"/>
          <w:szCs w:val="26"/>
          <w:lang w:val="en-GB"/>
        </w:rPr>
        <w:t xml:space="preserve">ntrepreneurs </w:t>
      </w:r>
      <w:r w:rsidR="00FE38EA">
        <w:rPr>
          <w:sz w:val="26"/>
          <w:szCs w:val="26"/>
          <w:lang w:val="en-GB"/>
        </w:rPr>
        <w:t>identify</w:t>
      </w:r>
      <w:r w:rsidR="002758B6" w:rsidRPr="002C2926">
        <w:rPr>
          <w:sz w:val="26"/>
          <w:szCs w:val="26"/>
          <w:lang w:val="en-GB"/>
        </w:rPr>
        <w:t xml:space="preserve"> </w:t>
      </w:r>
      <w:r w:rsidR="00FE38EA">
        <w:rPr>
          <w:sz w:val="26"/>
          <w:szCs w:val="26"/>
          <w:lang w:val="en-GB"/>
        </w:rPr>
        <w:t xml:space="preserve">potential markets </w:t>
      </w:r>
      <w:r w:rsidR="002758B6" w:rsidRPr="002C2926">
        <w:rPr>
          <w:sz w:val="26"/>
          <w:szCs w:val="26"/>
          <w:lang w:val="en-GB"/>
        </w:rPr>
        <w:t>and prepar</w:t>
      </w:r>
      <w:r w:rsidR="00FE38EA">
        <w:rPr>
          <w:sz w:val="26"/>
          <w:szCs w:val="26"/>
          <w:lang w:val="en-GB"/>
        </w:rPr>
        <w:t>e</w:t>
      </w:r>
      <w:r w:rsidR="002758B6" w:rsidRPr="002C2926">
        <w:rPr>
          <w:sz w:val="26"/>
          <w:szCs w:val="26"/>
          <w:lang w:val="en-GB"/>
        </w:rPr>
        <w:t xml:space="preserve"> project profiles</w:t>
      </w:r>
      <w:r w:rsidR="00FE38EA">
        <w:rPr>
          <w:sz w:val="26"/>
          <w:szCs w:val="26"/>
          <w:lang w:val="en-GB"/>
        </w:rPr>
        <w:t xml:space="preserve"> required</w:t>
      </w:r>
      <w:r w:rsidR="002758B6" w:rsidRPr="002C2926">
        <w:rPr>
          <w:sz w:val="26"/>
          <w:szCs w:val="26"/>
          <w:lang w:val="en-GB"/>
        </w:rPr>
        <w:t xml:space="preserve"> </w:t>
      </w:r>
      <w:r w:rsidR="00FE38EA">
        <w:rPr>
          <w:sz w:val="26"/>
          <w:szCs w:val="26"/>
          <w:lang w:val="en-GB"/>
        </w:rPr>
        <w:t>to apply for</w:t>
      </w:r>
      <w:r w:rsidR="002758B6" w:rsidRPr="002C2926">
        <w:rPr>
          <w:sz w:val="26"/>
          <w:szCs w:val="26"/>
          <w:lang w:val="en-GB"/>
        </w:rPr>
        <w:t xml:space="preserve"> funding assistance from</w:t>
      </w:r>
      <w:r w:rsidR="00FE38EA">
        <w:rPr>
          <w:sz w:val="26"/>
          <w:szCs w:val="26"/>
          <w:lang w:val="en-GB"/>
        </w:rPr>
        <w:t xml:space="preserve"> banks/financial institutions</w:t>
      </w:r>
      <w:r w:rsidR="002758B6" w:rsidRPr="002C2926">
        <w:rPr>
          <w:sz w:val="26"/>
          <w:szCs w:val="26"/>
          <w:lang w:val="en-GB"/>
        </w:rPr>
        <w:t>.</w:t>
      </w:r>
      <w:r w:rsidR="00FE38EA">
        <w:rPr>
          <w:sz w:val="26"/>
          <w:szCs w:val="26"/>
          <w:lang w:val="en-GB"/>
        </w:rPr>
        <w:t xml:space="preserve"> Other supports include:</w:t>
      </w:r>
    </w:p>
    <w:p w:rsidR="009616A5" w:rsidRPr="002C2926" w:rsidRDefault="009616A5" w:rsidP="009616A5">
      <w:pPr>
        <w:pStyle w:val="NoSpacing"/>
        <w:rPr>
          <w:sz w:val="26"/>
          <w:szCs w:val="26"/>
          <w:lang w:val="en-GB"/>
        </w:rPr>
      </w:pPr>
    </w:p>
    <w:p w:rsidR="009616A5" w:rsidRPr="002C2926" w:rsidRDefault="00FE38EA" w:rsidP="00214B1A">
      <w:pPr>
        <w:pStyle w:val="NoSpacing"/>
        <w:numPr>
          <w:ilvl w:val="0"/>
          <w:numId w:val="12"/>
        </w:numPr>
        <w:jc w:val="both"/>
        <w:rPr>
          <w:sz w:val="26"/>
          <w:szCs w:val="26"/>
        </w:rPr>
      </w:pPr>
      <w:r>
        <w:rPr>
          <w:sz w:val="26"/>
          <w:szCs w:val="26"/>
          <w:lang w:val="en-US"/>
        </w:rPr>
        <w:t>T</w:t>
      </w:r>
      <w:r w:rsidR="009616A5" w:rsidRPr="002C2926">
        <w:rPr>
          <w:sz w:val="26"/>
          <w:szCs w:val="26"/>
          <w:lang w:val="en-US"/>
        </w:rPr>
        <w:t xml:space="preserve">echnical </w:t>
      </w:r>
      <w:proofErr w:type="spellStart"/>
      <w:r w:rsidR="009616A5" w:rsidRPr="002C2926">
        <w:rPr>
          <w:sz w:val="26"/>
          <w:szCs w:val="26"/>
          <w:lang w:val="en-US"/>
        </w:rPr>
        <w:t>counselling</w:t>
      </w:r>
      <w:proofErr w:type="spellEnd"/>
      <w:r w:rsidR="009616A5" w:rsidRPr="002C2926">
        <w:rPr>
          <w:sz w:val="26"/>
          <w:szCs w:val="26"/>
          <w:lang w:val="en-US"/>
        </w:rPr>
        <w:t xml:space="preserve"> and </w:t>
      </w:r>
      <w:r>
        <w:rPr>
          <w:sz w:val="26"/>
          <w:szCs w:val="26"/>
          <w:lang w:val="en-US"/>
        </w:rPr>
        <w:t>resources to learn</w:t>
      </w:r>
      <w:r w:rsidR="009616A5" w:rsidRPr="002C2926">
        <w:rPr>
          <w:sz w:val="26"/>
          <w:szCs w:val="26"/>
          <w:lang w:val="en-US"/>
        </w:rPr>
        <w:t xml:space="preserve"> about the policies and programs of the </w:t>
      </w:r>
      <w:r>
        <w:rPr>
          <w:sz w:val="26"/>
          <w:szCs w:val="26"/>
          <w:lang w:val="en-US"/>
        </w:rPr>
        <w:t>s</w:t>
      </w:r>
      <w:r w:rsidR="009616A5" w:rsidRPr="002C2926">
        <w:rPr>
          <w:sz w:val="26"/>
          <w:szCs w:val="26"/>
          <w:lang w:val="en-US"/>
        </w:rPr>
        <w:t xml:space="preserve">tate / </w:t>
      </w:r>
      <w:r>
        <w:rPr>
          <w:sz w:val="26"/>
          <w:szCs w:val="26"/>
          <w:lang w:val="en-US"/>
        </w:rPr>
        <w:t>c</w:t>
      </w:r>
      <w:r w:rsidR="009616A5" w:rsidRPr="002C2926">
        <w:rPr>
          <w:sz w:val="26"/>
          <w:szCs w:val="26"/>
          <w:lang w:val="en-US"/>
        </w:rPr>
        <w:t xml:space="preserve">entral </w:t>
      </w:r>
      <w:r>
        <w:rPr>
          <w:sz w:val="26"/>
          <w:szCs w:val="26"/>
          <w:lang w:val="en-US"/>
        </w:rPr>
        <w:t>g</w:t>
      </w:r>
      <w:r w:rsidR="009616A5" w:rsidRPr="002C2926">
        <w:rPr>
          <w:sz w:val="26"/>
          <w:szCs w:val="26"/>
          <w:lang w:val="en-US"/>
        </w:rPr>
        <w:t xml:space="preserve">overnments, through seminars and </w:t>
      </w:r>
      <w:r>
        <w:rPr>
          <w:sz w:val="26"/>
          <w:szCs w:val="26"/>
          <w:lang w:val="en-US"/>
        </w:rPr>
        <w:t>information sessions</w:t>
      </w:r>
      <w:r w:rsidR="009616A5" w:rsidRPr="002C2926">
        <w:rPr>
          <w:sz w:val="26"/>
          <w:szCs w:val="26"/>
          <w:lang w:val="en-US"/>
        </w:rPr>
        <w:t>.</w:t>
      </w:r>
    </w:p>
    <w:p w:rsidR="000C4812" w:rsidRPr="002C2926" w:rsidRDefault="00FE38EA" w:rsidP="000C4812">
      <w:pPr>
        <w:pStyle w:val="NoSpacing"/>
        <w:numPr>
          <w:ilvl w:val="0"/>
          <w:numId w:val="12"/>
        </w:numPr>
        <w:jc w:val="both"/>
        <w:rPr>
          <w:sz w:val="26"/>
          <w:szCs w:val="26"/>
        </w:rPr>
      </w:pPr>
      <w:r>
        <w:rPr>
          <w:sz w:val="26"/>
          <w:szCs w:val="26"/>
          <w:lang w:val="en-US"/>
        </w:rPr>
        <w:t>E</w:t>
      </w:r>
      <w:r w:rsidR="009616A5" w:rsidRPr="002C2926">
        <w:rPr>
          <w:sz w:val="26"/>
          <w:szCs w:val="26"/>
          <w:lang w:val="en-US"/>
        </w:rPr>
        <w:t xml:space="preserve">ntrepreneurial guidance through </w:t>
      </w:r>
      <w:r>
        <w:rPr>
          <w:sz w:val="26"/>
          <w:szCs w:val="26"/>
          <w:lang w:val="en-US"/>
        </w:rPr>
        <w:t>d</w:t>
      </w:r>
      <w:r w:rsidR="009616A5" w:rsidRPr="002C2926">
        <w:rPr>
          <w:sz w:val="26"/>
          <w:szCs w:val="26"/>
          <w:lang w:val="en-US"/>
        </w:rPr>
        <w:t>ata</w:t>
      </w:r>
      <w:r>
        <w:rPr>
          <w:sz w:val="26"/>
          <w:szCs w:val="26"/>
          <w:lang w:val="en-US"/>
        </w:rPr>
        <w:t>base</w:t>
      </w:r>
      <w:r w:rsidR="009616A5" w:rsidRPr="002C2926">
        <w:rPr>
          <w:sz w:val="26"/>
          <w:szCs w:val="26"/>
          <w:lang w:val="en-US"/>
        </w:rPr>
        <w:t xml:space="preserve">, Information </w:t>
      </w:r>
      <w:r w:rsidR="005C71A3" w:rsidRPr="002C2926">
        <w:rPr>
          <w:sz w:val="26"/>
          <w:szCs w:val="26"/>
          <w:lang w:val="en-US"/>
        </w:rPr>
        <w:t>Centers</w:t>
      </w:r>
      <w:r w:rsidR="009616A5" w:rsidRPr="002C2926">
        <w:rPr>
          <w:sz w:val="26"/>
          <w:szCs w:val="26"/>
          <w:lang w:val="en-US"/>
        </w:rPr>
        <w:t xml:space="preserve"> and Technical Information Sections attached to th</w:t>
      </w:r>
      <w:r w:rsidR="00B60534" w:rsidRPr="002C2926">
        <w:rPr>
          <w:sz w:val="26"/>
          <w:szCs w:val="26"/>
          <w:lang w:val="en-US"/>
        </w:rPr>
        <w:t xml:space="preserve">e District Industries </w:t>
      </w:r>
      <w:r w:rsidR="005C71A3" w:rsidRPr="002C2926">
        <w:rPr>
          <w:sz w:val="26"/>
          <w:szCs w:val="26"/>
          <w:lang w:val="en-US"/>
        </w:rPr>
        <w:t>Centers</w:t>
      </w:r>
      <w:r w:rsidR="00B60534" w:rsidRPr="002C2926">
        <w:rPr>
          <w:sz w:val="26"/>
          <w:szCs w:val="26"/>
          <w:lang w:val="en-US"/>
        </w:rPr>
        <w:t>.</w:t>
      </w:r>
      <w:r w:rsidR="00B60534" w:rsidRPr="002C2926">
        <w:rPr>
          <w:sz w:val="26"/>
          <w:szCs w:val="26"/>
          <w:lang w:val="en-US"/>
        </w:rPr>
        <w:br/>
      </w:r>
      <w:r w:rsidR="002758B6" w:rsidRPr="002C2926">
        <w:rPr>
          <w:sz w:val="26"/>
          <w:szCs w:val="26"/>
          <w:lang w:val="en-GB"/>
        </w:rPr>
        <w:br/>
      </w:r>
      <w:r w:rsidR="009616A5" w:rsidRPr="002C2926">
        <w:rPr>
          <w:sz w:val="26"/>
          <w:szCs w:val="26"/>
          <w:lang w:val="en-US"/>
        </w:rPr>
        <w:t xml:space="preserve">     </w:t>
      </w:r>
    </w:p>
    <w:p w:rsidR="007709D1" w:rsidRDefault="007709D1" w:rsidP="002758B6">
      <w:pPr>
        <w:pStyle w:val="ListParagraph"/>
        <w:suppressAutoHyphens/>
        <w:ind w:left="360"/>
        <w:rPr>
          <w:color w:val="000000"/>
        </w:rPr>
      </w:pPr>
    </w:p>
    <w:p w:rsidR="00CC0121" w:rsidRDefault="00CC0121" w:rsidP="002758B6">
      <w:pPr>
        <w:pStyle w:val="ListParagraph"/>
        <w:suppressAutoHyphens/>
        <w:ind w:left="360"/>
        <w:rPr>
          <w:color w:val="000000"/>
        </w:rPr>
      </w:pPr>
    </w:p>
    <w:p w:rsidR="00997967" w:rsidRDefault="00997967" w:rsidP="00035780"/>
    <w:tbl>
      <w:tblPr>
        <w:tblW w:w="5000" w:type="pct"/>
        <w:tblLook w:val="04A0"/>
      </w:tblPr>
      <w:tblGrid>
        <w:gridCol w:w="1140"/>
        <w:gridCol w:w="6431"/>
        <w:gridCol w:w="1671"/>
      </w:tblGrid>
      <w:tr w:rsidR="00744E41" w:rsidRPr="00744E41" w:rsidTr="0065476E">
        <w:trPr>
          <w:trHeight w:val="276"/>
        </w:trPr>
        <w:tc>
          <w:tcPr>
            <w:tcW w:w="5000" w:type="pct"/>
            <w:gridSpan w:val="3"/>
            <w:tcBorders>
              <w:top w:val="nil"/>
              <w:left w:val="nil"/>
              <w:bottom w:val="nil"/>
              <w:right w:val="nil"/>
            </w:tcBorders>
            <w:shd w:val="clear" w:color="auto" w:fill="auto"/>
            <w:noWrap/>
            <w:vAlign w:val="bottom"/>
            <w:hideMark/>
          </w:tcPr>
          <w:p w:rsidR="00744E41" w:rsidRPr="00744E41" w:rsidRDefault="000F208E" w:rsidP="00744E41">
            <w:pPr>
              <w:spacing w:after="0" w:line="240" w:lineRule="auto"/>
              <w:jc w:val="center"/>
              <w:rPr>
                <w:rFonts w:ascii="Cambria" w:eastAsia="Times New Roman" w:hAnsi="Cambria" w:cs="Calibri"/>
                <w:b/>
                <w:bCs/>
                <w:sz w:val="32"/>
                <w:szCs w:val="32"/>
                <w:lang w:eastAsia="en-IN" w:bidi="ta-IN"/>
              </w:rPr>
            </w:pPr>
            <w:r>
              <w:t xml:space="preserve"> </w:t>
            </w:r>
            <w:r w:rsidR="00744E41" w:rsidRPr="00744E41">
              <w:rPr>
                <w:rFonts w:ascii="Cambria" w:eastAsia="Times New Roman" w:hAnsi="Cambria" w:cs="Calibri"/>
                <w:b/>
                <w:bCs/>
                <w:sz w:val="32"/>
                <w:szCs w:val="32"/>
                <w:lang w:eastAsia="en-IN" w:bidi="ta-IN"/>
              </w:rPr>
              <w:t>SHANTHIMALAI TRUST</w:t>
            </w:r>
          </w:p>
        </w:tc>
      </w:tr>
      <w:tr w:rsidR="00744E41" w:rsidRPr="00744E41" w:rsidTr="0065476E">
        <w:trPr>
          <w:trHeight w:val="276"/>
        </w:trPr>
        <w:tc>
          <w:tcPr>
            <w:tcW w:w="5000" w:type="pct"/>
            <w:gridSpan w:val="3"/>
            <w:tcBorders>
              <w:top w:val="nil"/>
              <w:left w:val="nil"/>
              <w:bottom w:val="nil"/>
              <w:right w:val="nil"/>
            </w:tcBorders>
            <w:shd w:val="clear" w:color="auto" w:fill="auto"/>
            <w:noWrap/>
            <w:vAlign w:val="bottom"/>
            <w:hideMark/>
          </w:tcPr>
          <w:p w:rsidR="00744E41" w:rsidRPr="00744E41" w:rsidRDefault="00744E41" w:rsidP="00744E41">
            <w:pPr>
              <w:spacing w:after="0" w:line="240" w:lineRule="auto"/>
              <w:jc w:val="center"/>
              <w:rPr>
                <w:rFonts w:ascii="Cambria" w:eastAsia="Times New Roman" w:hAnsi="Cambria" w:cs="Calibri"/>
                <w:b/>
                <w:bCs/>
                <w:sz w:val="32"/>
                <w:szCs w:val="32"/>
                <w:lang w:eastAsia="en-IN" w:bidi="ta-IN"/>
              </w:rPr>
            </w:pPr>
            <w:r w:rsidRPr="00744E41">
              <w:rPr>
                <w:rFonts w:ascii="Cambria" w:eastAsia="Times New Roman" w:hAnsi="Cambria" w:cs="Calibri"/>
                <w:b/>
                <w:bCs/>
                <w:sz w:val="32"/>
                <w:szCs w:val="32"/>
                <w:lang w:eastAsia="en-IN" w:bidi="ta-IN"/>
              </w:rPr>
              <w:t>Professional Training Program (PTP)</w:t>
            </w:r>
          </w:p>
        </w:tc>
      </w:tr>
      <w:tr w:rsidR="00744E41" w:rsidRPr="00744E41" w:rsidTr="0065476E">
        <w:trPr>
          <w:trHeight w:val="276"/>
        </w:trPr>
        <w:tc>
          <w:tcPr>
            <w:tcW w:w="5000" w:type="pct"/>
            <w:gridSpan w:val="3"/>
            <w:tcBorders>
              <w:top w:val="nil"/>
              <w:left w:val="nil"/>
              <w:bottom w:val="nil"/>
              <w:right w:val="nil"/>
            </w:tcBorders>
            <w:shd w:val="clear" w:color="auto" w:fill="auto"/>
            <w:noWrap/>
            <w:vAlign w:val="bottom"/>
            <w:hideMark/>
          </w:tcPr>
          <w:p w:rsidR="00744E41" w:rsidRPr="00744E41" w:rsidRDefault="009B0C3B" w:rsidP="00744E41">
            <w:pPr>
              <w:spacing w:after="0" w:line="240" w:lineRule="auto"/>
              <w:jc w:val="center"/>
              <w:rPr>
                <w:rFonts w:ascii="Cambria" w:eastAsia="Times New Roman" w:hAnsi="Cambria" w:cs="Calibri"/>
                <w:b/>
                <w:bCs/>
                <w:sz w:val="32"/>
                <w:szCs w:val="32"/>
                <w:lang w:eastAsia="en-IN" w:bidi="ta-IN"/>
              </w:rPr>
            </w:pPr>
            <w:r>
              <w:rPr>
                <w:rFonts w:ascii="Cambria" w:eastAsia="Times New Roman" w:hAnsi="Cambria" w:cs="Calibri"/>
                <w:b/>
                <w:bCs/>
                <w:sz w:val="32"/>
                <w:szCs w:val="32"/>
                <w:lang w:eastAsia="en-IN" w:bidi="ta-IN"/>
              </w:rPr>
              <w:t>Current Student List (</w:t>
            </w:r>
            <w:r w:rsidR="00744E41" w:rsidRPr="00744E41">
              <w:rPr>
                <w:rFonts w:ascii="Cambria" w:eastAsia="Times New Roman" w:hAnsi="Cambria" w:cs="Calibri"/>
                <w:b/>
                <w:bCs/>
                <w:sz w:val="32"/>
                <w:szCs w:val="32"/>
                <w:lang w:eastAsia="en-IN" w:bidi="ta-IN"/>
              </w:rPr>
              <w:t>2016-17)</w:t>
            </w:r>
          </w:p>
        </w:tc>
      </w:tr>
      <w:tr w:rsidR="00744E41" w:rsidRPr="00744E41" w:rsidTr="0065476E">
        <w:trPr>
          <w:trHeight w:val="553"/>
        </w:trPr>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b/>
                <w:bCs/>
                <w:sz w:val="32"/>
                <w:szCs w:val="32"/>
                <w:lang w:eastAsia="en-IN" w:bidi="ta-IN"/>
              </w:rPr>
            </w:pPr>
            <w:proofErr w:type="spellStart"/>
            <w:r w:rsidRPr="00744E41">
              <w:rPr>
                <w:rFonts w:ascii="Cambria" w:eastAsia="Times New Roman" w:hAnsi="Cambria" w:cs="Calibri"/>
                <w:b/>
                <w:bCs/>
                <w:sz w:val="32"/>
                <w:szCs w:val="32"/>
                <w:lang w:eastAsia="en-IN" w:bidi="ta-IN"/>
              </w:rPr>
              <w:t>S.No</w:t>
            </w:r>
            <w:proofErr w:type="spellEnd"/>
            <w:r w:rsidRPr="00744E41">
              <w:rPr>
                <w:rFonts w:ascii="Cambria" w:eastAsia="Times New Roman" w:hAnsi="Cambria" w:cs="Calibri"/>
                <w:b/>
                <w:bCs/>
                <w:sz w:val="32"/>
                <w:szCs w:val="32"/>
                <w:lang w:eastAsia="en-IN" w:bidi="ta-IN"/>
              </w:rPr>
              <w:t>.</w:t>
            </w:r>
          </w:p>
        </w:tc>
        <w:tc>
          <w:tcPr>
            <w:tcW w:w="3479" w:type="pct"/>
            <w:tcBorders>
              <w:top w:val="single" w:sz="4" w:space="0" w:color="auto"/>
              <w:left w:val="nil"/>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b/>
                <w:bCs/>
                <w:sz w:val="32"/>
                <w:szCs w:val="32"/>
                <w:lang w:eastAsia="en-IN" w:bidi="ta-IN"/>
              </w:rPr>
            </w:pPr>
            <w:r w:rsidRPr="00744E41">
              <w:rPr>
                <w:rFonts w:ascii="Cambria" w:eastAsia="Times New Roman" w:hAnsi="Cambria" w:cs="Calibri"/>
                <w:b/>
                <w:bCs/>
                <w:sz w:val="32"/>
                <w:szCs w:val="32"/>
                <w:lang w:eastAsia="en-IN" w:bidi="ta-IN"/>
              </w:rPr>
              <w:t>Details</w:t>
            </w:r>
          </w:p>
        </w:tc>
        <w:tc>
          <w:tcPr>
            <w:tcW w:w="904" w:type="pct"/>
            <w:tcBorders>
              <w:top w:val="single" w:sz="4" w:space="0" w:color="auto"/>
              <w:left w:val="nil"/>
              <w:bottom w:val="single" w:sz="4" w:space="0" w:color="auto"/>
              <w:right w:val="single" w:sz="4" w:space="0" w:color="auto"/>
            </w:tcBorders>
            <w:shd w:val="clear" w:color="auto" w:fill="auto"/>
            <w:vAlign w:val="center"/>
            <w:hideMark/>
          </w:tcPr>
          <w:p w:rsidR="00744E41" w:rsidRPr="00744E41" w:rsidRDefault="00744E41" w:rsidP="00744E41">
            <w:pPr>
              <w:spacing w:after="0" w:line="240" w:lineRule="auto"/>
              <w:jc w:val="center"/>
              <w:rPr>
                <w:rFonts w:ascii="Cambria" w:eastAsia="Times New Roman" w:hAnsi="Cambria" w:cs="Calibri"/>
                <w:b/>
                <w:bCs/>
                <w:color w:val="000000"/>
                <w:sz w:val="32"/>
                <w:szCs w:val="32"/>
                <w:lang w:eastAsia="en-IN" w:bidi="ta-IN"/>
              </w:rPr>
            </w:pPr>
            <w:r w:rsidRPr="00744E41">
              <w:rPr>
                <w:rFonts w:ascii="Cambria" w:eastAsia="Times New Roman" w:hAnsi="Cambria" w:cs="Calibri"/>
                <w:b/>
                <w:bCs/>
                <w:color w:val="000000"/>
                <w:sz w:val="32"/>
                <w:szCs w:val="32"/>
                <w:lang w:eastAsia="en-IN" w:bidi="ta-IN"/>
              </w:rPr>
              <w:t xml:space="preserve">No. of </w:t>
            </w:r>
            <w:r w:rsidRPr="00744E41">
              <w:rPr>
                <w:rFonts w:ascii="Cambria" w:eastAsia="Times New Roman" w:hAnsi="Cambria" w:cs="Calibri"/>
                <w:b/>
                <w:bCs/>
                <w:color w:val="000000"/>
                <w:sz w:val="32"/>
                <w:szCs w:val="32"/>
                <w:lang w:eastAsia="en-IN" w:bidi="ta-IN"/>
              </w:rPr>
              <w:br/>
              <w:t>Student</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9B0C3B" w:rsidP="00744E41">
            <w:pPr>
              <w:spacing w:after="0" w:line="240" w:lineRule="auto"/>
              <w:rPr>
                <w:rFonts w:ascii="Cambria" w:eastAsia="Times New Roman" w:hAnsi="Cambria" w:cs="Calibri"/>
                <w:sz w:val="32"/>
                <w:szCs w:val="32"/>
                <w:lang w:eastAsia="en-IN" w:bidi="ta-IN"/>
              </w:rPr>
            </w:pPr>
            <w:r>
              <w:rPr>
                <w:rFonts w:ascii="Cambria" w:eastAsia="Times New Roman" w:hAnsi="Cambria" w:cs="Calibri"/>
                <w:sz w:val="32"/>
                <w:szCs w:val="32"/>
                <w:lang w:eastAsia="en-IN" w:bidi="ta-IN"/>
              </w:rPr>
              <w:t>Total No. of Student</w:t>
            </w:r>
            <w:r w:rsidR="00744E41" w:rsidRPr="00744E41">
              <w:rPr>
                <w:rFonts w:ascii="Cambria" w:eastAsia="Times New Roman" w:hAnsi="Cambria" w:cs="Calibri"/>
                <w:sz w:val="32"/>
                <w:szCs w:val="32"/>
                <w:lang w:eastAsia="en-IN" w:bidi="ta-IN"/>
              </w:rPr>
              <w:t>s</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414</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u w:val="single"/>
                <w:lang w:eastAsia="en-IN" w:bidi="ta-IN"/>
              </w:rPr>
            </w:pP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u w:val="single"/>
                <w:lang w:eastAsia="en-IN" w:bidi="ta-IN"/>
              </w:rPr>
            </w:pPr>
            <w:r>
              <w:rPr>
                <w:rFonts w:ascii="Cambria" w:eastAsia="Times New Roman" w:hAnsi="Cambria" w:cs="Calibri"/>
                <w:sz w:val="32"/>
                <w:szCs w:val="32"/>
                <w:u w:val="single"/>
                <w:lang w:eastAsia="en-IN" w:bidi="ta-IN"/>
              </w:rPr>
              <w:t>Breakdown by course</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u w:val="single"/>
                <w:lang w:eastAsia="en-IN" w:bidi="ta-IN"/>
              </w:rPr>
            </w:pPr>
          </w:p>
        </w:tc>
      </w:tr>
      <w:tr w:rsidR="0065476E" w:rsidRPr="00744E41" w:rsidTr="0065476E">
        <w:trPr>
          <w:trHeight w:val="276"/>
        </w:trPr>
        <w:tc>
          <w:tcPr>
            <w:tcW w:w="617" w:type="pct"/>
            <w:tcBorders>
              <w:top w:val="nil"/>
              <w:left w:val="single" w:sz="4" w:space="0" w:color="auto"/>
              <w:bottom w:val="single" w:sz="4" w:space="0" w:color="auto"/>
              <w:right w:val="single" w:sz="4" w:space="0" w:color="auto"/>
            </w:tcBorders>
            <w:shd w:val="clear" w:color="000000" w:fill="FABF8F"/>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w:t>
            </w:r>
          </w:p>
        </w:tc>
        <w:tc>
          <w:tcPr>
            <w:tcW w:w="3479" w:type="pct"/>
            <w:tcBorders>
              <w:top w:val="nil"/>
              <w:left w:val="nil"/>
              <w:bottom w:val="single" w:sz="4" w:space="0" w:color="auto"/>
              <w:right w:val="single" w:sz="4" w:space="0" w:color="auto"/>
            </w:tcBorders>
            <w:shd w:val="clear" w:color="000000" w:fill="FABF8F"/>
            <w:vAlign w:val="center"/>
            <w:hideMark/>
          </w:tcPr>
          <w:p w:rsidR="00744E41" w:rsidRPr="00744E41" w:rsidRDefault="00744E41" w:rsidP="00744E41">
            <w:pPr>
              <w:spacing w:after="0" w:line="240" w:lineRule="auto"/>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Industrial Training (ITI)</w:t>
            </w:r>
          </w:p>
        </w:tc>
        <w:tc>
          <w:tcPr>
            <w:tcW w:w="904" w:type="pct"/>
            <w:tcBorders>
              <w:top w:val="nil"/>
              <w:left w:val="nil"/>
              <w:bottom w:val="single" w:sz="4" w:space="0" w:color="auto"/>
              <w:right w:val="single" w:sz="4" w:space="0" w:color="auto"/>
            </w:tcBorders>
            <w:shd w:val="clear" w:color="000000" w:fill="FABF8F"/>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18</w:t>
            </w:r>
          </w:p>
        </w:tc>
      </w:tr>
      <w:tr w:rsidR="0065476E" w:rsidRPr="00744E41" w:rsidTr="0065476E">
        <w:trPr>
          <w:trHeight w:val="276"/>
        </w:trPr>
        <w:tc>
          <w:tcPr>
            <w:tcW w:w="617" w:type="pct"/>
            <w:tcBorders>
              <w:top w:val="nil"/>
              <w:left w:val="single" w:sz="4" w:space="0" w:color="auto"/>
              <w:bottom w:val="single" w:sz="4" w:space="0" w:color="auto"/>
              <w:right w:val="single" w:sz="4" w:space="0" w:color="auto"/>
            </w:tcBorders>
            <w:shd w:val="clear" w:color="000000" w:fill="FABF8F"/>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2</w:t>
            </w:r>
          </w:p>
        </w:tc>
        <w:tc>
          <w:tcPr>
            <w:tcW w:w="3479" w:type="pct"/>
            <w:tcBorders>
              <w:top w:val="nil"/>
              <w:left w:val="nil"/>
              <w:bottom w:val="single" w:sz="4" w:space="0" w:color="auto"/>
              <w:right w:val="single" w:sz="4" w:space="0" w:color="auto"/>
            </w:tcBorders>
            <w:shd w:val="clear" w:color="000000" w:fill="FABF8F"/>
            <w:noWrap/>
            <w:vAlign w:val="center"/>
            <w:hideMark/>
          </w:tcPr>
          <w:p w:rsidR="00744E41" w:rsidRPr="00744E41" w:rsidRDefault="00744E41" w:rsidP="00744E41">
            <w:pPr>
              <w:spacing w:after="0" w:line="240" w:lineRule="auto"/>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Polytechnic-Diploma Eng.</w:t>
            </w:r>
          </w:p>
        </w:tc>
        <w:tc>
          <w:tcPr>
            <w:tcW w:w="904" w:type="pct"/>
            <w:tcBorders>
              <w:top w:val="nil"/>
              <w:left w:val="nil"/>
              <w:bottom w:val="single" w:sz="4" w:space="0" w:color="auto"/>
              <w:right w:val="single" w:sz="4" w:space="0" w:color="auto"/>
            </w:tcBorders>
            <w:shd w:val="clear" w:color="000000" w:fill="FABF8F"/>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58</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3</w:t>
            </w:r>
          </w:p>
        </w:tc>
        <w:tc>
          <w:tcPr>
            <w:tcW w:w="3479" w:type="pct"/>
            <w:tcBorders>
              <w:top w:val="nil"/>
              <w:left w:val="nil"/>
              <w:bottom w:val="single" w:sz="4" w:space="0" w:color="auto"/>
              <w:right w:val="single" w:sz="4" w:space="0" w:color="auto"/>
            </w:tcBorders>
            <w:shd w:val="clear" w:color="auto" w:fill="auto"/>
            <w:vAlign w:val="center"/>
            <w:hideMark/>
          </w:tcPr>
          <w:p w:rsidR="00744E41" w:rsidRPr="00744E41" w:rsidRDefault="00744E41" w:rsidP="00744E41">
            <w:pPr>
              <w:spacing w:after="0" w:line="240" w:lineRule="auto"/>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Bachelor of Nursing</w:t>
            </w:r>
            <w:r w:rsidR="009B0C3B">
              <w:rPr>
                <w:rFonts w:ascii="Cambria" w:eastAsia="Times New Roman" w:hAnsi="Cambria" w:cs="Calibri"/>
                <w:sz w:val="32"/>
                <w:szCs w:val="32"/>
                <w:lang w:eastAsia="en-IN" w:bidi="ta-IN"/>
              </w:rPr>
              <w:t xml:space="preserve"> </w:t>
            </w:r>
            <w:r w:rsidR="00500A9F" w:rsidRPr="00744E41">
              <w:rPr>
                <w:rFonts w:ascii="Cambria" w:eastAsia="Times New Roman" w:hAnsi="Cambria" w:cs="Calibri"/>
                <w:sz w:val="32"/>
                <w:szCs w:val="32"/>
                <w:lang w:eastAsia="en-IN" w:bidi="ta-IN"/>
              </w:rPr>
              <w:t>(Dip</w:t>
            </w:r>
            <w:r w:rsidRPr="00744E41">
              <w:rPr>
                <w:rFonts w:ascii="Cambria" w:eastAsia="Times New Roman" w:hAnsi="Cambria" w:cs="Calibri"/>
                <w:sz w:val="32"/>
                <w:szCs w:val="32"/>
                <w:lang w:eastAsia="en-IN" w:bidi="ta-IN"/>
              </w:rPr>
              <w:t>, DNA, DPN)</w:t>
            </w:r>
          </w:p>
        </w:tc>
        <w:tc>
          <w:tcPr>
            <w:tcW w:w="904" w:type="pct"/>
            <w:tcBorders>
              <w:top w:val="nil"/>
              <w:left w:val="nil"/>
              <w:bottom w:val="single" w:sz="4" w:space="0" w:color="auto"/>
              <w:right w:val="single" w:sz="4" w:space="0" w:color="auto"/>
            </w:tcBorders>
            <w:shd w:val="clear" w:color="auto" w:fill="auto"/>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42</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4</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Special Teacher for MR/CP</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4</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5</w:t>
            </w:r>
          </w:p>
        </w:tc>
        <w:tc>
          <w:tcPr>
            <w:tcW w:w="4383" w:type="pct"/>
            <w:gridSpan w:val="2"/>
            <w:tcBorders>
              <w:top w:val="single" w:sz="4" w:space="0" w:color="auto"/>
              <w:left w:val="nil"/>
              <w:bottom w:val="single" w:sz="4" w:space="0" w:color="auto"/>
              <w:right w:val="single" w:sz="4" w:space="0" w:color="000000"/>
            </w:tcBorders>
            <w:shd w:val="clear" w:color="auto" w:fill="auto"/>
            <w:noWrap/>
            <w:vAlign w:val="center"/>
            <w:hideMark/>
          </w:tcPr>
          <w:p w:rsidR="00744E41" w:rsidRPr="00744E41" w:rsidRDefault="00744E41" w:rsidP="00744E41">
            <w:pPr>
              <w:spacing w:after="0" w:line="240" w:lineRule="auto"/>
              <w:rPr>
                <w:rFonts w:ascii="Cambria" w:eastAsia="Times New Roman" w:hAnsi="Cambria" w:cs="Calibri"/>
                <w:sz w:val="32"/>
                <w:szCs w:val="32"/>
                <w:u w:val="single"/>
                <w:lang w:eastAsia="en-IN" w:bidi="ta-IN"/>
              </w:rPr>
            </w:pPr>
            <w:r w:rsidRPr="00744E41">
              <w:rPr>
                <w:rFonts w:ascii="Cambria" w:eastAsia="Times New Roman" w:hAnsi="Cambria" w:cs="Calibri"/>
                <w:sz w:val="32"/>
                <w:szCs w:val="32"/>
                <w:u w:val="single"/>
                <w:lang w:eastAsia="en-IN" w:bidi="ta-IN"/>
              </w:rPr>
              <w:t>Bachelor of Engineering</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Mechanical</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33</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 xml:space="preserve">Electrical and communication </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25</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Electrical and Electronic</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20</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Computer Science</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17</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Civil</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16</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6</w:t>
            </w:r>
          </w:p>
        </w:tc>
        <w:tc>
          <w:tcPr>
            <w:tcW w:w="4383" w:type="pct"/>
            <w:gridSpan w:val="2"/>
            <w:tcBorders>
              <w:top w:val="single" w:sz="4" w:space="0" w:color="auto"/>
              <w:left w:val="nil"/>
              <w:bottom w:val="single" w:sz="4" w:space="0" w:color="auto"/>
              <w:right w:val="single" w:sz="4" w:space="0" w:color="000000"/>
            </w:tcBorders>
            <w:shd w:val="clear" w:color="auto" w:fill="auto"/>
            <w:noWrap/>
            <w:vAlign w:val="center"/>
            <w:hideMark/>
          </w:tcPr>
          <w:p w:rsidR="00744E41" w:rsidRPr="00744E41" w:rsidRDefault="00744E41" w:rsidP="00744E41">
            <w:pPr>
              <w:spacing w:after="0" w:line="240" w:lineRule="auto"/>
              <w:rPr>
                <w:rFonts w:ascii="Cambria" w:eastAsia="Times New Roman" w:hAnsi="Cambria" w:cs="Calibri"/>
                <w:sz w:val="32"/>
                <w:szCs w:val="32"/>
                <w:u w:val="single"/>
                <w:lang w:eastAsia="en-IN" w:bidi="ta-IN"/>
              </w:rPr>
            </w:pPr>
            <w:r w:rsidRPr="00744E41">
              <w:rPr>
                <w:rFonts w:ascii="Cambria" w:eastAsia="Times New Roman" w:hAnsi="Cambria" w:cs="Calibri"/>
                <w:sz w:val="32"/>
                <w:szCs w:val="32"/>
                <w:u w:val="single"/>
                <w:lang w:eastAsia="en-IN" w:bidi="ta-IN"/>
              </w:rPr>
              <w:t>Bachelor of Arts &amp; Science</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Computer Science</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40</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English</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32</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Mathematics</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26</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Physics</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20</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Chemistry</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14</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Commerce</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19</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976D00" w:rsidRDefault="00744E41" w:rsidP="00976D00">
            <w:pPr>
              <w:pStyle w:val="ListParagraph"/>
              <w:numPr>
                <w:ilvl w:val="0"/>
                <w:numId w:val="13"/>
              </w:numPr>
              <w:rPr>
                <w:rFonts w:ascii="Cambria" w:eastAsia="Times New Roman" w:hAnsi="Cambria" w:cs="Calibri"/>
                <w:sz w:val="32"/>
                <w:szCs w:val="32"/>
              </w:rPr>
            </w:pPr>
            <w:r w:rsidRPr="00976D00">
              <w:rPr>
                <w:rFonts w:ascii="Cambria" w:eastAsia="Times New Roman" w:hAnsi="Cambria" w:cs="Calibri"/>
                <w:sz w:val="32"/>
                <w:szCs w:val="32"/>
              </w:rPr>
              <w:t>Agriculture</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5</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7</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Master of Arts, Science, Commerce</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15</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8</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Teacher</w:t>
            </w:r>
            <w:r w:rsidR="009B0C3B">
              <w:rPr>
                <w:rFonts w:ascii="Cambria" w:eastAsia="Times New Roman" w:hAnsi="Cambria" w:cs="Calibri"/>
                <w:sz w:val="32"/>
                <w:szCs w:val="32"/>
                <w:lang w:eastAsia="en-IN" w:bidi="ta-IN"/>
              </w:rPr>
              <w:t xml:space="preserve"> training</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2</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9</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Medicine</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4</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10</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3B6874" w:rsidP="00744E41">
            <w:pPr>
              <w:spacing w:after="0" w:line="240" w:lineRule="auto"/>
              <w:rPr>
                <w:rFonts w:ascii="Cambria" w:eastAsia="Times New Roman" w:hAnsi="Cambria" w:cs="Calibri"/>
                <w:sz w:val="32"/>
                <w:szCs w:val="32"/>
                <w:lang w:eastAsia="en-IN" w:bidi="ta-IN"/>
              </w:rPr>
            </w:pPr>
            <w:r>
              <w:rPr>
                <w:rFonts w:ascii="Cambria" w:eastAsia="Times New Roman" w:hAnsi="Cambria" w:cs="Calibri"/>
                <w:sz w:val="32"/>
                <w:szCs w:val="32"/>
                <w:lang w:eastAsia="en-IN" w:bidi="ta-IN"/>
              </w:rPr>
              <w:t>SIDHA</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3</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11</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Doctorate (</w:t>
            </w:r>
            <w:proofErr w:type="spellStart"/>
            <w:r w:rsidRPr="00744E41">
              <w:rPr>
                <w:rFonts w:ascii="Cambria" w:eastAsia="Times New Roman" w:hAnsi="Cambria" w:cs="Calibri"/>
                <w:sz w:val="32"/>
                <w:szCs w:val="32"/>
                <w:lang w:eastAsia="en-IN" w:bidi="ta-IN"/>
              </w:rPr>
              <w:t>Ph.D</w:t>
            </w:r>
            <w:proofErr w:type="spellEnd"/>
            <w:r w:rsidRPr="00744E41">
              <w:rPr>
                <w:rFonts w:ascii="Cambria" w:eastAsia="Times New Roman" w:hAnsi="Cambria" w:cs="Calibri"/>
                <w:sz w:val="32"/>
                <w:szCs w:val="32"/>
                <w:lang w:eastAsia="en-IN" w:bidi="ta-IN"/>
              </w:rPr>
              <w:t>)</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1</w:t>
            </w:r>
          </w:p>
        </w:tc>
      </w:tr>
      <w:tr w:rsidR="00744E41" w:rsidRPr="00744E41" w:rsidTr="0065476E">
        <w:trPr>
          <w:trHeight w:val="276"/>
        </w:trPr>
        <w:tc>
          <w:tcPr>
            <w:tcW w:w="617" w:type="pct"/>
            <w:tcBorders>
              <w:top w:val="nil"/>
              <w:left w:val="single" w:sz="4" w:space="0" w:color="auto"/>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sz w:val="32"/>
                <w:szCs w:val="32"/>
                <w:lang w:eastAsia="en-IN" w:bidi="ta-IN"/>
              </w:rPr>
            </w:pPr>
            <w:r w:rsidRPr="00744E41">
              <w:rPr>
                <w:rFonts w:ascii="Cambria" w:eastAsia="Times New Roman" w:hAnsi="Cambria" w:cs="Calibri"/>
                <w:sz w:val="32"/>
                <w:szCs w:val="32"/>
                <w:lang w:eastAsia="en-IN" w:bidi="ta-IN"/>
              </w:rPr>
              <w:t> </w:t>
            </w:r>
          </w:p>
        </w:tc>
        <w:tc>
          <w:tcPr>
            <w:tcW w:w="3479"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744E41">
            <w:pPr>
              <w:spacing w:after="0" w:line="240" w:lineRule="auto"/>
              <w:jc w:val="center"/>
              <w:rPr>
                <w:rFonts w:ascii="Cambria" w:eastAsia="Times New Roman" w:hAnsi="Cambria" w:cs="Calibri"/>
                <w:b/>
                <w:bCs/>
                <w:sz w:val="32"/>
                <w:szCs w:val="32"/>
                <w:lang w:eastAsia="en-IN" w:bidi="ta-IN"/>
              </w:rPr>
            </w:pPr>
            <w:r w:rsidRPr="00744E41">
              <w:rPr>
                <w:rFonts w:ascii="Cambria" w:eastAsia="Times New Roman" w:hAnsi="Cambria" w:cs="Calibri"/>
                <w:b/>
                <w:bCs/>
                <w:sz w:val="32"/>
                <w:szCs w:val="32"/>
                <w:lang w:eastAsia="en-IN" w:bidi="ta-IN"/>
              </w:rPr>
              <w:t xml:space="preserve">Total  </w:t>
            </w:r>
          </w:p>
        </w:tc>
        <w:tc>
          <w:tcPr>
            <w:tcW w:w="904" w:type="pct"/>
            <w:tcBorders>
              <w:top w:val="nil"/>
              <w:left w:val="nil"/>
              <w:bottom w:val="single" w:sz="4" w:space="0" w:color="auto"/>
              <w:right w:val="single" w:sz="4" w:space="0" w:color="auto"/>
            </w:tcBorders>
            <w:shd w:val="clear" w:color="auto" w:fill="auto"/>
            <w:noWrap/>
            <w:vAlign w:val="center"/>
            <w:hideMark/>
          </w:tcPr>
          <w:p w:rsidR="00744E41" w:rsidRPr="00744E41" w:rsidRDefault="00744E41" w:rsidP="009B0C3B">
            <w:pPr>
              <w:spacing w:after="0" w:line="240" w:lineRule="auto"/>
              <w:jc w:val="center"/>
              <w:rPr>
                <w:rFonts w:ascii="Cambria" w:eastAsia="Times New Roman" w:hAnsi="Cambria" w:cs="Calibri"/>
                <w:b/>
                <w:bCs/>
                <w:sz w:val="32"/>
                <w:szCs w:val="32"/>
                <w:lang w:eastAsia="en-IN" w:bidi="ta-IN"/>
              </w:rPr>
            </w:pPr>
            <w:r w:rsidRPr="00744E41">
              <w:rPr>
                <w:rFonts w:ascii="Cambria" w:eastAsia="Times New Roman" w:hAnsi="Cambria" w:cs="Calibri"/>
                <w:b/>
                <w:bCs/>
                <w:sz w:val="32"/>
                <w:szCs w:val="32"/>
                <w:lang w:eastAsia="en-IN" w:bidi="ta-IN"/>
              </w:rPr>
              <w:t>414</w:t>
            </w:r>
          </w:p>
        </w:tc>
      </w:tr>
    </w:tbl>
    <w:p w:rsidR="00744E41" w:rsidRDefault="00744E41" w:rsidP="001F5990"/>
    <w:p w:rsidR="00744E41" w:rsidRDefault="00744E41" w:rsidP="001F5990"/>
    <w:p w:rsidR="00C157D5" w:rsidRDefault="00C157D5" w:rsidP="001F5990"/>
    <w:p w:rsidR="00C157D5" w:rsidRDefault="00C157D5" w:rsidP="001F5990"/>
    <w:p w:rsidR="00C157D5" w:rsidRDefault="00C157D5" w:rsidP="001F5990"/>
    <w:p w:rsidR="00C157D5" w:rsidRPr="00C157D5" w:rsidRDefault="00C157D5" w:rsidP="00C157D5">
      <w:pPr>
        <w:jc w:val="center"/>
        <w:rPr>
          <w:rFonts w:ascii="Cambria" w:eastAsia="Times New Roman" w:hAnsi="Cambria" w:cs="Calibri"/>
          <w:b/>
          <w:bCs/>
          <w:sz w:val="32"/>
          <w:szCs w:val="32"/>
          <w:lang w:eastAsia="en-IN" w:bidi="ta-IN"/>
        </w:rPr>
      </w:pPr>
      <w:r w:rsidRPr="00C157D5">
        <w:rPr>
          <w:rFonts w:ascii="Cambria" w:eastAsia="Times New Roman" w:hAnsi="Cambria" w:cs="Calibri"/>
          <w:b/>
          <w:bCs/>
          <w:sz w:val="32"/>
          <w:szCs w:val="32"/>
          <w:lang w:eastAsia="en-IN" w:bidi="ta-IN"/>
        </w:rPr>
        <w:t>Status of 2015-16 Graduates</w:t>
      </w:r>
    </w:p>
    <w:p w:rsidR="00744E41" w:rsidRDefault="00744E41" w:rsidP="001F5990">
      <w:pPr>
        <w:framePr w:hSpace="180" w:wrap="around" w:vAnchor="text" w:hAnchor="margin" w:xAlign="right" w:y="2875"/>
      </w:pPr>
    </w:p>
    <w:p w:rsidR="00744E41" w:rsidRDefault="009C218B">
      <w:r>
        <w:rPr>
          <w:noProof/>
          <w:lang w:eastAsia="en-IN" w:bidi="ta-IN"/>
        </w:rPr>
        <w:drawing>
          <wp:anchor distT="0" distB="0" distL="114300" distR="114300" simplePos="0" relativeHeight="251621888" behindDoc="0" locked="0" layoutInCell="1" allowOverlap="1">
            <wp:simplePos x="0" y="0"/>
            <wp:positionH relativeFrom="column">
              <wp:posOffset>0</wp:posOffset>
            </wp:positionH>
            <wp:positionV relativeFrom="paragraph">
              <wp:posOffset>-6591</wp:posOffset>
            </wp:positionV>
            <wp:extent cx="5880538" cy="4035973"/>
            <wp:effectExtent l="19050" t="0" r="24962" b="2627"/>
            <wp:wrapNone/>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744E41">
        <w:br w:type="page"/>
      </w:r>
    </w:p>
    <w:p w:rsidR="001F5990" w:rsidRDefault="001F5990" w:rsidP="001F5990"/>
    <w:p w:rsidR="001F5990" w:rsidRDefault="00FB711D" w:rsidP="001F5990">
      <w:pPr>
        <w:jc w:val="center"/>
        <w:rPr>
          <w:b/>
          <w:bCs/>
        </w:rPr>
      </w:pPr>
      <w:r>
        <w:rPr>
          <w:b/>
          <w:bCs/>
          <w:noProof/>
          <w:lang w:eastAsia="en-IN" w:bidi="ta-IN"/>
        </w:rPr>
        <w:pict>
          <v:rect id="Title 3" o:spid="_x0000_s1058" style="position:absolute;left:0;text-align:left;margin-left:-41.7pt;margin-top:-26.55pt;width:551.4pt;height:79.6pt;z-index:251705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" filled="f" stroked="f">
            <v:path arrowok="t"/>
            <o:lock v:ext="edit" grouping="t"/>
            <v:textbox>
              <w:txbxContent>
                <w:p w:rsidR="009E47C2" w:rsidRDefault="009E47C2" w:rsidP="001F5990">
                  <w:pPr>
                    <w:pStyle w:val="NormalWeb"/>
                    <w:spacing w:before="0" w:beforeAutospacing="0" w:after="0" w:afterAutospacing="0"/>
                    <w:jc w:val="center"/>
                    <w:rPr>
                      <w:rFonts w:ascii="Cambria" w:eastAsiaTheme="majorEastAsia" w:hAnsi="Cambria" w:cstheme="majorBidi"/>
                      <w:color w:val="00B0F0"/>
                      <w:kern w:val="24"/>
                      <w:sz w:val="48"/>
                      <w:szCs w:val="48"/>
                    </w:rPr>
                  </w:pPr>
                  <w:proofErr w:type="spellStart"/>
                  <w:r w:rsidRPr="00D91A98">
                    <w:rPr>
                      <w:rFonts w:ascii="Cambria" w:eastAsiaTheme="majorEastAsia" w:hAnsi="Cambria" w:cstheme="majorBidi"/>
                      <w:b/>
                      <w:bCs/>
                      <w:color w:val="00B0F0"/>
                      <w:kern w:val="24"/>
                      <w:sz w:val="48"/>
                      <w:szCs w:val="48"/>
                    </w:rPr>
                    <w:t>Auroville</w:t>
                  </w:r>
                  <w:proofErr w:type="spellEnd"/>
                  <w:r w:rsidRPr="00D91A98">
                    <w:rPr>
                      <w:rFonts w:ascii="Cambria" w:eastAsiaTheme="majorEastAsia" w:hAnsi="Cambria" w:cstheme="majorBidi"/>
                      <w:b/>
                      <w:bCs/>
                      <w:color w:val="00B0F0"/>
                      <w:kern w:val="24"/>
                      <w:sz w:val="48"/>
                      <w:szCs w:val="48"/>
                    </w:rPr>
                    <w:t xml:space="preserve"> an experimental township</w:t>
                  </w:r>
                </w:p>
                <w:p w:rsidR="009E47C2" w:rsidRPr="00D91A98" w:rsidRDefault="009E47C2" w:rsidP="001F5990">
                  <w:pPr>
                    <w:pStyle w:val="NormalWeb"/>
                    <w:spacing w:before="0" w:beforeAutospacing="0" w:after="0" w:afterAutospacing="0"/>
                    <w:jc w:val="center"/>
                    <w:rPr>
                      <w:sz w:val="48"/>
                      <w:szCs w:val="48"/>
                    </w:rPr>
                  </w:pPr>
                  <w:r w:rsidRPr="00D91A98">
                    <w:rPr>
                      <w:rFonts w:ascii="Cambria" w:eastAsiaTheme="majorEastAsia" w:hAnsi="Cambria" w:cstheme="majorBidi"/>
                      <w:color w:val="00B0F0"/>
                      <w:kern w:val="24"/>
                      <w:sz w:val="48"/>
                      <w:szCs w:val="48"/>
                    </w:rPr>
                    <w:t>Pondicherry.</w:t>
                  </w:r>
                </w:p>
              </w:txbxContent>
            </v:textbox>
          </v:rect>
        </w:pict>
      </w:r>
    </w:p>
    <w:p w:rsidR="001F5990" w:rsidRDefault="001F5990" w:rsidP="001F5990">
      <w:pPr>
        <w:jc w:val="center"/>
        <w:rPr>
          <w:b/>
          <w:bCs/>
        </w:rPr>
      </w:pPr>
    </w:p>
    <w:p w:rsidR="001F5990" w:rsidRDefault="001F5990" w:rsidP="001F5990">
      <w:pPr>
        <w:jc w:val="center"/>
        <w:rPr>
          <w:b/>
          <w:bCs/>
        </w:rPr>
      </w:pPr>
      <w:r w:rsidRPr="00CB4154">
        <w:rPr>
          <w:b/>
          <w:bCs/>
          <w:noProof/>
          <w:lang w:eastAsia="en-IN" w:bidi="ta-IN"/>
        </w:rPr>
        <w:drawing>
          <wp:anchor distT="0" distB="0" distL="114300" distR="114300" simplePos="0" relativeHeight="251603456" behindDoc="0" locked="0" layoutInCell="1" allowOverlap="1">
            <wp:simplePos x="0" y="0"/>
            <wp:positionH relativeFrom="column">
              <wp:posOffset>771525</wp:posOffset>
            </wp:positionH>
            <wp:positionV relativeFrom="paragraph">
              <wp:posOffset>135890</wp:posOffset>
            </wp:positionV>
            <wp:extent cx="4202430" cy="3152140"/>
            <wp:effectExtent l="19050" t="0" r="7620" b="0"/>
            <wp:wrapThrough wrapText="bothSides">
              <wp:wrapPolygon edited="0">
                <wp:start x="-98" y="0"/>
                <wp:lineTo x="-98" y="21409"/>
                <wp:lineTo x="21639" y="21409"/>
                <wp:lineTo x="21639" y="0"/>
                <wp:lineTo x="-98" y="0"/>
              </wp:wrapPolygon>
            </wp:wrapThrough>
            <wp:docPr id="25601" name="Picture 1" descr="C:\Users\Ashok\Desktop\P114028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1" name="Picture 1" descr="C:\Users\Ashok\Desktop\P1140281.JPG"/>
                    <pic:cNvPicPr>
                      <a:picLocks noGrp="1" noChangeAspect="1" noChangeArrowheads="1"/>
                    </pic:cNvPicPr>
                  </pic:nvPicPr>
                  <pic:blipFill>
                    <a:blip r:embed="rId21" cstate="email"/>
                    <a:stretch>
                      <a:fillRect/>
                    </a:stretch>
                  </pic:blipFill>
                  <pic:spPr bwMode="auto">
                    <a:xfrm>
                      <a:off x="0" y="0"/>
                      <a:ext cx="4202430" cy="3152140"/>
                    </a:xfrm>
                    <a:prstGeom prst="rect">
                      <a:avLst/>
                    </a:prstGeom>
                    <a:noFill/>
                  </pic:spPr>
                </pic:pic>
              </a:graphicData>
            </a:graphic>
          </wp:anchor>
        </w:drawing>
      </w:r>
    </w:p>
    <w:p w:rsidR="001F5990" w:rsidRDefault="001F5990" w:rsidP="001F5990">
      <w:pPr>
        <w:jc w:val="center"/>
        <w:rPr>
          <w:b/>
          <w:bCs/>
        </w:rPr>
      </w:pPr>
    </w:p>
    <w:p w:rsidR="001F5990" w:rsidRDefault="001F5990" w:rsidP="001F5990">
      <w:pPr>
        <w:jc w:val="center"/>
        <w:rPr>
          <w:b/>
          <w:bCs/>
        </w:rPr>
      </w:pPr>
    </w:p>
    <w:p w:rsidR="001F5990" w:rsidRDefault="001F5990" w:rsidP="001F5990">
      <w:pPr>
        <w:jc w:val="center"/>
        <w:rPr>
          <w:b/>
          <w:bCs/>
        </w:rPr>
      </w:pPr>
    </w:p>
    <w:p w:rsidR="001F5990" w:rsidRDefault="001F5990" w:rsidP="001F5990">
      <w:pPr>
        <w:jc w:val="center"/>
        <w:rPr>
          <w:b/>
          <w:bCs/>
        </w:rPr>
      </w:pPr>
    </w:p>
    <w:p w:rsidR="001F5990" w:rsidRDefault="001F5990" w:rsidP="001F5990">
      <w:pPr>
        <w:jc w:val="center"/>
        <w:rPr>
          <w:b/>
          <w:bCs/>
        </w:rPr>
      </w:pPr>
    </w:p>
    <w:p w:rsidR="001F5990" w:rsidRDefault="001F5990" w:rsidP="001F5990">
      <w:pPr>
        <w:jc w:val="center"/>
        <w:rPr>
          <w:b/>
          <w:bCs/>
        </w:rPr>
      </w:pPr>
    </w:p>
    <w:p w:rsidR="001F5990" w:rsidRDefault="001F5990" w:rsidP="001F5990">
      <w:pPr>
        <w:jc w:val="center"/>
        <w:rPr>
          <w:b/>
          <w:bCs/>
        </w:rPr>
      </w:pPr>
    </w:p>
    <w:p w:rsidR="001F5990" w:rsidRDefault="001F5990" w:rsidP="001F5990">
      <w:pPr>
        <w:jc w:val="center"/>
        <w:rPr>
          <w:b/>
          <w:bCs/>
        </w:rPr>
      </w:pPr>
    </w:p>
    <w:p w:rsidR="001F5990" w:rsidRDefault="001F5990" w:rsidP="001F5990">
      <w:pPr>
        <w:jc w:val="center"/>
        <w:rPr>
          <w:b/>
          <w:bCs/>
        </w:rPr>
      </w:pPr>
    </w:p>
    <w:p w:rsidR="001F5990" w:rsidRDefault="00FB711D" w:rsidP="001F5990">
      <w:pPr>
        <w:jc w:val="center"/>
        <w:rPr>
          <w:b/>
          <w:bCs/>
        </w:rPr>
      </w:pPr>
      <w:r>
        <w:rPr>
          <w:b/>
          <w:bCs/>
          <w:noProof/>
          <w:lang w:eastAsia="en-IN" w:bidi="ta-IN"/>
        </w:rPr>
        <w:pict>
          <v:shape id="TextBox 4" o:spid="_x0000_s1059" type="#_x0000_t202" style="position:absolute;left:0;text-align:left;margin-left:165.7pt;margin-top:5.25pt;width:140.65pt;height:24.3pt;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" filled="f" stroked="f">
            <v:path arrowok="t"/>
            <v:textbox style="mso-fit-shape-to-text:t">
              <w:txbxContent>
                <w:p w:rsidR="009E47C2" w:rsidRDefault="009E47C2" w:rsidP="001F5990">
                  <w:pPr>
                    <w:pStyle w:val="NormalWeb"/>
                    <w:spacing w:before="0" w:beforeAutospacing="0" w:after="0" w:afterAutospacing="0"/>
                  </w:pPr>
                  <w:proofErr w:type="spellStart"/>
                  <w:r w:rsidRPr="00CB4154">
                    <w:rPr>
                      <w:rFonts w:asciiTheme="minorHAnsi" w:hAnsi="Calibri" w:cstheme="minorBidi"/>
                      <w:b/>
                      <w:bCs/>
                      <w:color w:val="000000" w:themeColor="text1"/>
                      <w:kern w:val="24"/>
                      <w:sz w:val="28"/>
                      <w:szCs w:val="28"/>
                    </w:rPr>
                    <w:t>Auroville</w:t>
                  </w:r>
                  <w:proofErr w:type="spellEnd"/>
                  <w:r w:rsidRPr="00CB4154">
                    <w:rPr>
                      <w:rFonts w:asciiTheme="minorHAnsi" w:hAnsi="Calibri" w:cstheme="minorBidi"/>
                      <w:b/>
                      <w:bCs/>
                      <w:color w:val="000000" w:themeColor="text1"/>
                      <w:kern w:val="24"/>
                      <w:sz w:val="28"/>
                      <w:szCs w:val="28"/>
                    </w:rPr>
                    <w:t xml:space="preserve"> Globe</w:t>
                  </w:r>
                </w:p>
              </w:txbxContent>
            </v:textbox>
          </v:shape>
        </w:pict>
      </w:r>
    </w:p>
    <w:p w:rsidR="001F5990" w:rsidRDefault="001F5990" w:rsidP="001F5990">
      <w:pPr>
        <w:jc w:val="center"/>
        <w:rPr>
          <w:b/>
          <w:bCs/>
        </w:rPr>
      </w:pPr>
    </w:p>
    <w:p w:rsidR="001F5990" w:rsidRDefault="001F5990" w:rsidP="001F5990">
      <w:pPr>
        <w:jc w:val="center"/>
        <w:rPr>
          <w:b/>
          <w:bCs/>
        </w:rPr>
      </w:pPr>
      <w:r w:rsidRPr="00CB4154">
        <w:rPr>
          <w:b/>
          <w:bCs/>
          <w:noProof/>
          <w:lang w:eastAsia="en-IN" w:bidi="ta-IN"/>
        </w:rPr>
        <w:drawing>
          <wp:anchor distT="0" distB="0" distL="114300" distR="114300" simplePos="0" relativeHeight="251604480" behindDoc="0" locked="0" layoutInCell="1" allowOverlap="1">
            <wp:simplePos x="0" y="0"/>
            <wp:positionH relativeFrom="column">
              <wp:posOffset>771525</wp:posOffset>
            </wp:positionH>
            <wp:positionV relativeFrom="paragraph">
              <wp:posOffset>118110</wp:posOffset>
            </wp:positionV>
            <wp:extent cx="4202430" cy="3152140"/>
            <wp:effectExtent l="19050" t="0" r="7620" b="0"/>
            <wp:wrapThrough wrapText="bothSides">
              <wp:wrapPolygon edited="0">
                <wp:start x="-98" y="0"/>
                <wp:lineTo x="-98" y="21409"/>
                <wp:lineTo x="21639" y="21409"/>
                <wp:lineTo x="21639" y="0"/>
                <wp:lineTo x="-98" y="0"/>
              </wp:wrapPolygon>
            </wp:wrapThrough>
            <wp:docPr id="25602" name="Picture 2" descr="D:\Photos\Aurovillie visit\P1140295.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2" name="Picture 2" descr="D:\Photos\Aurovillie visit\P1140295.JPG"/>
                    <pic:cNvPicPr>
                      <a:picLocks noGrp="1" noChangeAspect="1" noChangeArrowheads="1"/>
                    </pic:cNvPicPr>
                  </pic:nvPicPr>
                  <pic:blipFill>
                    <a:blip r:embed="rId22" cstate="email"/>
                    <a:stretch>
                      <a:fillRect/>
                    </a:stretch>
                  </pic:blipFill>
                  <pic:spPr bwMode="auto">
                    <a:xfrm>
                      <a:off x="0" y="0"/>
                      <a:ext cx="4202430" cy="3152140"/>
                    </a:xfrm>
                    <a:prstGeom prst="rect">
                      <a:avLst/>
                    </a:prstGeom>
                    <a:noFill/>
                  </pic:spPr>
                </pic:pic>
              </a:graphicData>
            </a:graphic>
          </wp:anchor>
        </w:drawing>
      </w:r>
    </w:p>
    <w:p w:rsidR="001F5990" w:rsidRDefault="001F5990" w:rsidP="001F5990">
      <w:pPr>
        <w:jc w:val="center"/>
        <w:rPr>
          <w:b/>
          <w:bCs/>
        </w:rPr>
      </w:pPr>
    </w:p>
    <w:p w:rsidR="001F5990" w:rsidRDefault="001F5990" w:rsidP="001F5990">
      <w:pPr>
        <w:jc w:val="center"/>
        <w:rPr>
          <w:b/>
          <w:bCs/>
        </w:rPr>
      </w:pPr>
    </w:p>
    <w:p w:rsidR="001F5990" w:rsidRDefault="001F5990" w:rsidP="001F5990">
      <w:pPr>
        <w:jc w:val="center"/>
        <w:rPr>
          <w:b/>
          <w:bCs/>
        </w:rPr>
      </w:pPr>
    </w:p>
    <w:p w:rsidR="001F5990" w:rsidRPr="00CB4154" w:rsidRDefault="001F5990" w:rsidP="001F5990">
      <w:pPr>
        <w:jc w:val="center"/>
        <w:rPr>
          <w:b/>
          <w:bCs/>
        </w:rPr>
      </w:pPr>
    </w:p>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FB711D" w:rsidP="001F5990">
      <w:r>
        <w:rPr>
          <w:noProof/>
          <w:lang w:eastAsia="en-IN" w:bidi="ta-IN"/>
        </w:rPr>
        <w:pict>
          <v:shape id="TextBox 5" o:spid="_x0000_s1060" type="#_x0000_t202" style="position:absolute;margin-left:175.15pt;margin-top:.85pt;width:140.65pt;height:24.3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" filled="f" stroked="f">
            <v:path arrowok="t"/>
            <v:textbox style="mso-fit-shape-to-text:t">
              <w:txbxContent>
                <w:p w:rsidR="009E47C2" w:rsidRDefault="009E47C2" w:rsidP="001F5990">
                  <w:pPr>
                    <w:pStyle w:val="NormalWeb"/>
                    <w:spacing w:before="0" w:beforeAutospacing="0" w:after="0" w:afterAutospacing="0"/>
                  </w:pPr>
                  <w:r w:rsidRPr="00CB4154">
                    <w:rPr>
                      <w:rFonts w:asciiTheme="minorHAnsi" w:hAnsi="Calibri" w:cstheme="minorBidi"/>
                      <w:b/>
                      <w:bCs/>
                      <w:color w:val="000000" w:themeColor="text1"/>
                      <w:kern w:val="24"/>
                      <w:sz w:val="28"/>
                      <w:szCs w:val="28"/>
                    </w:rPr>
                    <w:t>Solar Kitchen</w:t>
                  </w:r>
                </w:p>
              </w:txbxContent>
            </v:textbox>
          </v:shape>
        </w:pict>
      </w:r>
    </w:p>
    <w:p w:rsidR="001F5990" w:rsidRDefault="001F5990" w:rsidP="001F5990"/>
    <w:p w:rsidR="001F5990" w:rsidRDefault="00FB711D" w:rsidP="001F5990">
      <w:r>
        <w:rPr>
          <w:noProof/>
          <w:lang w:eastAsia="en-IN" w:bidi="ta-IN"/>
        </w:rPr>
        <w:lastRenderedPageBreak/>
        <w:pict>
          <v:rect id="_x0000_s1061" style="position:absolute;margin-left:-62.55pt;margin-top:-15.85pt;width:541.8pt;height:77.35pt;z-index:251695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" filled="f" stroked="f">
            <v:path arrowok="t"/>
            <o:lock v:ext="edit" grouping="t"/>
            <v:textbox>
              <w:txbxContent>
                <w:p w:rsidR="009E47C2" w:rsidRDefault="009E47C2" w:rsidP="001F5990">
                  <w:pPr>
                    <w:pStyle w:val="NormalWeb"/>
                    <w:spacing w:before="0" w:beforeAutospacing="0" w:after="0" w:afterAutospacing="0"/>
                    <w:jc w:val="center"/>
                    <w:rPr>
                      <w:rFonts w:ascii="Cambria" w:eastAsiaTheme="majorEastAsia" w:hAnsi="Cambria" w:cstheme="majorBidi"/>
                      <w:color w:val="00B0F0"/>
                      <w:kern w:val="24"/>
                      <w:sz w:val="44"/>
                      <w:szCs w:val="78"/>
                    </w:rPr>
                  </w:pPr>
                  <w:r w:rsidRPr="00CB4154">
                    <w:rPr>
                      <w:rFonts w:ascii="Cambria" w:eastAsiaTheme="majorEastAsia" w:hAnsi="Cambria" w:cstheme="majorBidi"/>
                      <w:b/>
                      <w:bCs/>
                      <w:color w:val="00B0F0"/>
                      <w:kern w:val="24"/>
                      <w:sz w:val="44"/>
                      <w:szCs w:val="78"/>
                    </w:rPr>
                    <w:t>TI-Bicycle Manufacturing Limited</w:t>
                  </w:r>
                </w:p>
                <w:p w:rsidR="009E47C2" w:rsidRDefault="009E47C2" w:rsidP="001F5990">
                  <w:pPr>
                    <w:pStyle w:val="NormalWeb"/>
                    <w:spacing w:before="0" w:beforeAutospacing="0" w:after="0" w:afterAutospacing="0"/>
                    <w:jc w:val="center"/>
                  </w:pPr>
                  <w:r w:rsidRPr="00CB4154">
                    <w:rPr>
                      <w:rFonts w:ascii="Cambria" w:eastAsiaTheme="majorEastAsia" w:hAnsi="Cambria" w:cstheme="majorBidi"/>
                      <w:color w:val="00B0F0"/>
                      <w:kern w:val="24"/>
                      <w:sz w:val="44"/>
                      <w:szCs w:val="78"/>
                    </w:rPr>
                    <w:t>Chennai</w:t>
                  </w:r>
                </w:p>
              </w:txbxContent>
            </v:textbox>
          </v:rect>
        </w:pict>
      </w:r>
    </w:p>
    <w:p w:rsidR="001F5990" w:rsidRDefault="001F5990" w:rsidP="001F5990"/>
    <w:p w:rsidR="001F5990" w:rsidRDefault="001F5990" w:rsidP="001F5990">
      <w:r w:rsidRPr="00CB4154">
        <w:rPr>
          <w:noProof/>
          <w:lang w:eastAsia="en-IN" w:bidi="ta-IN"/>
        </w:rPr>
        <w:drawing>
          <wp:anchor distT="0" distB="0" distL="114300" distR="114300" simplePos="0" relativeHeight="251605504" behindDoc="0" locked="0" layoutInCell="1" allowOverlap="1">
            <wp:simplePos x="0" y="0"/>
            <wp:positionH relativeFrom="column">
              <wp:posOffset>584791</wp:posOffset>
            </wp:positionH>
            <wp:positionV relativeFrom="paragraph">
              <wp:posOffset>77536</wp:posOffset>
            </wp:positionV>
            <wp:extent cx="3997960" cy="2998470"/>
            <wp:effectExtent l="19050" t="0" r="2540" b="0"/>
            <wp:wrapNone/>
            <wp:docPr id="24577" name="Picture 1" descr="C:\Users\Ashok\Desktop\Ti-Cycle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77" name="Picture 1" descr="C:\Users\Ashok\Desktop\Ti-Cycles.jpg"/>
                    <pic:cNvPicPr>
                      <a:picLocks noGrp="1" noChangeAspect="1" noChangeArrowheads="1"/>
                    </pic:cNvPicPr>
                  </pic:nvPicPr>
                  <pic:blipFill>
                    <a:blip r:embed="rId23" cstate="email"/>
                    <a:stretch>
                      <a:fillRect/>
                    </a:stretch>
                  </pic:blipFill>
                  <pic:spPr bwMode="auto">
                    <a:xfrm>
                      <a:off x="0" y="0"/>
                      <a:ext cx="3997960" cy="2998470"/>
                    </a:xfrm>
                    <a:prstGeom prst="rect">
                      <a:avLst/>
                    </a:prstGeom>
                    <a:noFill/>
                  </pic:spPr>
                </pic:pic>
              </a:graphicData>
            </a:graphic>
          </wp:anchor>
        </w:drawing>
      </w:r>
    </w:p>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FB711D" w:rsidP="001F5990">
      <w:r>
        <w:rPr>
          <w:noProof/>
          <w:lang w:eastAsia="en-IN" w:bidi="ta-IN"/>
        </w:rPr>
        <w:pict>
          <v:shape id="_x0000_s1062" type="#_x0000_t202" style="position:absolute;margin-left:140.65pt;margin-top:14.35pt;width:140.65pt;height:24.3pt;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" filled="f" stroked="f">
            <v:path arrowok="t"/>
            <v:textbox style="mso-fit-shape-to-text:t">
              <w:txbxContent>
                <w:p w:rsidR="009E47C2" w:rsidRDefault="009E47C2" w:rsidP="001F5990">
                  <w:pPr>
                    <w:pStyle w:val="NormalWeb"/>
                    <w:spacing w:before="0" w:beforeAutospacing="0" w:after="0" w:afterAutospacing="0"/>
                  </w:pPr>
                  <w:r w:rsidRPr="00CB4154">
                    <w:rPr>
                      <w:rFonts w:asciiTheme="minorHAnsi" w:hAnsi="Calibri" w:cstheme="minorBidi"/>
                      <w:b/>
                      <w:bCs/>
                      <w:color w:val="000000" w:themeColor="text1"/>
                      <w:kern w:val="24"/>
                      <w:sz w:val="28"/>
                      <w:szCs w:val="28"/>
                    </w:rPr>
                    <w:t>TI Cycles Front View</w:t>
                  </w:r>
                </w:p>
              </w:txbxContent>
            </v:textbox>
          </v:shape>
        </w:pict>
      </w:r>
    </w:p>
    <w:p w:rsidR="001F5990" w:rsidRDefault="001F5990" w:rsidP="001F5990"/>
    <w:p w:rsidR="001F5990" w:rsidRDefault="001F5990" w:rsidP="001F5990"/>
    <w:p w:rsidR="001F5990" w:rsidRDefault="001F5990" w:rsidP="001F5990">
      <w:r w:rsidRPr="00CB4154">
        <w:rPr>
          <w:noProof/>
          <w:lang w:eastAsia="en-IN" w:bidi="ta-IN"/>
        </w:rPr>
        <w:drawing>
          <wp:anchor distT="0" distB="0" distL="114300" distR="114300" simplePos="0" relativeHeight="251606528" behindDoc="0" locked="0" layoutInCell="1" allowOverlap="1">
            <wp:simplePos x="0" y="0"/>
            <wp:positionH relativeFrom="column">
              <wp:posOffset>584791</wp:posOffset>
            </wp:positionH>
            <wp:positionV relativeFrom="paragraph">
              <wp:posOffset>154586</wp:posOffset>
            </wp:positionV>
            <wp:extent cx="4038599" cy="3028950"/>
            <wp:effectExtent l="19050" t="0" r="1" b="0"/>
            <wp:wrapNone/>
            <wp:docPr id="24578" name="Picture 2" descr="D:\Photos\2015\TI Visit Photo\DSC0027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78" name="Picture 2" descr="D:\Photos\2015\TI Visit Photo\DSC00276.JPG"/>
                    <pic:cNvPicPr>
                      <a:picLocks noGrp="1" noChangeAspect="1" noChangeArrowheads="1"/>
                    </pic:cNvPicPr>
                  </pic:nvPicPr>
                  <pic:blipFill>
                    <a:blip r:embed="rId24" cstate="email"/>
                    <a:stretch>
                      <a:fillRect/>
                    </a:stretch>
                  </pic:blipFill>
                  <pic:spPr bwMode="auto">
                    <a:xfrm>
                      <a:off x="0" y="0"/>
                      <a:ext cx="4038599" cy="3028950"/>
                    </a:xfrm>
                    <a:prstGeom prst="rect">
                      <a:avLst/>
                    </a:prstGeom>
                    <a:noFill/>
                  </pic:spPr>
                </pic:pic>
              </a:graphicData>
            </a:graphic>
          </wp:anchor>
        </w:drawing>
      </w:r>
    </w:p>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FB711D" w:rsidP="001F5990">
      <w:r>
        <w:rPr>
          <w:noProof/>
          <w:lang w:eastAsia="en-IN" w:bidi="ta-IN"/>
        </w:rPr>
        <w:pict>
          <v:shape id="_x0000_s1063" type="#_x0000_t202" style="position:absolute;margin-left:118.1pt;margin-top:24.4pt;width:185.65pt;height:24.3pt;z-index:25169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" filled="f" stroked="f">
            <v:path arrowok="t"/>
            <v:textbox style="mso-fit-shape-to-text:t">
              <w:txbxContent>
                <w:p w:rsidR="009E47C2" w:rsidRDefault="009E47C2" w:rsidP="001F5990">
                  <w:pPr>
                    <w:pStyle w:val="NormalWeb"/>
                    <w:spacing w:before="0" w:beforeAutospacing="0" w:after="0" w:afterAutospacing="0"/>
                  </w:pPr>
                  <w:r w:rsidRPr="00CB4154">
                    <w:rPr>
                      <w:rFonts w:asciiTheme="minorHAnsi" w:hAnsi="Calibri" w:cstheme="minorBidi"/>
                      <w:b/>
                      <w:bCs/>
                      <w:color w:val="000000" w:themeColor="text1"/>
                      <w:kern w:val="24"/>
                      <w:sz w:val="28"/>
                      <w:szCs w:val="28"/>
                    </w:rPr>
                    <w:t>TI Cycles- Production Area</w:t>
                  </w:r>
                </w:p>
              </w:txbxContent>
            </v:textbox>
          </v:shape>
        </w:pict>
      </w:r>
    </w:p>
    <w:p w:rsidR="001F5990" w:rsidRDefault="001F5990" w:rsidP="001F5990"/>
    <w:p w:rsidR="001F5990" w:rsidRDefault="001F5990" w:rsidP="001F5990"/>
    <w:p w:rsidR="001F5990" w:rsidRDefault="001F5990" w:rsidP="001F5990"/>
    <w:p w:rsidR="001F5990" w:rsidRDefault="00FB711D" w:rsidP="001F5990">
      <w:r>
        <w:rPr>
          <w:noProof/>
          <w:lang w:eastAsia="en-IN" w:bidi="ta-IN"/>
        </w:rPr>
        <w:lastRenderedPageBreak/>
        <w:pict>
          <v:rect id="_x0000_s1064" style="position:absolute;margin-left:-41.95pt;margin-top:-23.7pt;width:528.75pt;height:66.35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" filled="f" stroked="f">
            <v:path arrowok="t"/>
            <o:lock v:ext="edit" grouping="t"/>
            <v:textbox>
              <w:txbxContent>
                <w:p w:rsidR="009E47C2" w:rsidRPr="00012A74" w:rsidRDefault="009E47C2" w:rsidP="001F5990">
                  <w:pPr>
                    <w:pStyle w:val="NormalWeb"/>
                    <w:spacing w:before="0" w:beforeAutospacing="0" w:after="0" w:afterAutospacing="0"/>
                    <w:jc w:val="center"/>
                    <w:rPr>
                      <w:rFonts w:ascii="Cambria" w:eastAsiaTheme="majorEastAsia" w:hAnsi="Cambria" w:cstheme="majorBidi"/>
                      <w:color w:val="00B0F0"/>
                      <w:kern w:val="24"/>
                      <w:sz w:val="44"/>
                      <w:szCs w:val="46"/>
                    </w:rPr>
                  </w:pPr>
                  <w:r w:rsidRPr="00012A74">
                    <w:rPr>
                      <w:rFonts w:ascii="Cambria" w:eastAsiaTheme="majorEastAsia" w:hAnsi="Cambria" w:cstheme="majorBidi"/>
                      <w:b/>
                      <w:bCs/>
                      <w:color w:val="00B0F0"/>
                      <w:kern w:val="24"/>
                      <w:sz w:val="44"/>
                      <w:szCs w:val="46"/>
                    </w:rPr>
                    <w:t>Indian Institute of Crop Processing Technology</w:t>
                  </w:r>
                  <w:r w:rsidRPr="00012A74">
                    <w:rPr>
                      <w:rFonts w:ascii="Cambria" w:eastAsiaTheme="majorEastAsia" w:hAnsi="Cambria" w:cstheme="majorBidi"/>
                      <w:color w:val="00B0F0"/>
                      <w:kern w:val="24"/>
                      <w:sz w:val="44"/>
                      <w:szCs w:val="46"/>
                    </w:rPr>
                    <w:t xml:space="preserve"> </w:t>
                  </w:r>
                </w:p>
                <w:p w:rsidR="009E47C2" w:rsidRPr="00012A74" w:rsidRDefault="009E47C2" w:rsidP="001F5990">
                  <w:pPr>
                    <w:pStyle w:val="NormalWeb"/>
                    <w:spacing w:before="0" w:beforeAutospacing="0" w:after="0" w:afterAutospacing="0"/>
                    <w:jc w:val="center"/>
                    <w:rPr>
                      <w:sz w:val="44"/>
                      <w:szCs w:val="44"/>
                    </w:rPr>
                  </w:pPr>
                  <w:proofErr w:type="spellStart"/>
                  <w:proofErr w:type="gramStart"/>
                  <w:r w:rsidRPr="00012A74">
                    <w:rPr>
                      <w:rFonts w:ascii="Cambria" w:eastAsiaTheme="majorEastAsia" w:hAnsi="Cambria" w:cstheme="majorBidi"/>
                      <w:color w:val="00B0F0"/>
                      <w:kern w:val="24"/>
                      <w:sz w:val="44"/>
                      <w:szCs w:val="46"/>
                    </w:rPr>
                    <w:t>Thanjavur</w:t>
                  </w:r>
                  <w:proofErr w:type="spellEnd"/>
                  <w:r w:rsidRPr="00012A74">
                    <w:rPr>
                      <w:rFonts w:ascii="Cambria" w:eastAsiaTheme="majorEastAsia" w:hAnsi="Cambria" w:cstheme="majorBidi"/>
                      <w:color w:val="00B0F0"/>
                      <w:kern w:val="24"/>
                      <w:sz w:val="44"/>
                      <w:szCs w:val="46"/>
                    </w:rPr>
                    <w:t>.</w:t>
                  </w:r>
                  <w:proofErr w:type="gramEnd"/>
                </w:p>
              </w:txbxContent>
            </v:textbox>
          </v:rect>
        </w:pict>
      </w:r>
    </w:p>
    <w:p w:rsidR="001F5990" w:rsidRDefault="001F5990" w:rsidP="001F5990"/>
    <w:p w:rsidR="001F5990" w:rsidRDefault="001F5990" w:rsidP="001F5990">
      <w:r w:rsidRPr="00CB4154">
        <w:rPr>
          <w:noProof/>
          <w:lang w:eastAsia="en-IN" w:bidi="ta-IN"/>
        </w:rPr>
        <w:drawing>
          <wp:anchor distT="0" distB="0" distL="114300" distR="114300" simplePos="0" relativeHeight="251607552" behindDoc="0" locked="0" layoutInCell="1" allowOverlap="1">
            <wp:simplePos x="0" y="0"/>
            <wp:positionH relativeFrom="column">
              <wp:posOffset>765544</wp:posOffset>
            </wp:positionH>
            <wp:positionV relativeFrom="paragraph">
              <wp:posOffset>310500</wp:posOffset>
            </wp:positionV>
            <wp:extent cx="4038599" cy="3028950"/>
            <wp:effectExtent l="19050" t="0" r="1" b="0"/>
            <wp:wrapNone/>
            <wp:docPr id="23553" name="Picture 1" descr="C:\Users\Ashok\Desktop\DSC00614.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3" name="Picture 1" descr="C:\Users\Ashok\Desktop\DSC00614.JPG"/>
                    <pic:cNvPicPr>
                      <a:picLocks noGrp="1" noChangeAspect="1" noChangeArrowheads="1"/>
                    </pic:cNvPicPr>
                  </pic:nvPicPr>
                  <pic:blipFill>
                    <a:blip r:embed="rId25" cstate="email"/>
                    <a:stretch>
                      <a:fillRect/>
                    </a:stretch>
                  </pic:blipFill>
                  <pic:spPr bwMode="auto">
                    <a:xfrm>
                      <a:off x="0" y="0"/>
                      <a:ext cx="4038599" cy="3028950"/>
                    </a:xfrm>
                    <a:prstGeom prst="rect">
                      <a:avLst/>
                    </a:prstGeom>
                    <a:noFill/>
                  </pic:spPr>
                </pic:pic>
              </a:graphicData>
            </a:graphic>
          </wp:anchor>
        </w:drawing>
      </w:r>
    </w:p>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FB711D" w:rsidP="001F5990">
      <w:r>
        <w:rPr>
          <w:noProof/>
          <w:lang w:eastAsia="en-IN" w:bidi="ta-IN"/>
        </w:rPr>
        <w:pict>
          <v:shape id="TextBox 7" o:spid="_x0000_s1065" type="#_x0000_t202" style="position:absolute;margin-left:166.45pt;margin-top:11.75pt;width:140.65pt;height:24.3pt;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" filled="f" stroked="f">
            <v:path arrowok="t"/>
            <v:textbox style="mso-fit-shape-to-text:t">
              <w:txbxContent>
                <w:p w:rsidR="009E47C2" w:rsidRDefault="009E47C2" w:rsidP="001F5990">
                  <w:pPr>
                    <w:pStyle w:val="NormalWeb"/>
                    <w:spacing w:before="0" w:beforeAutospacing="0" w:after="0" w:afterAutospacing="0"/>
                  </w:pPr>
                  <w:r w:rsidRPr="00CB4154">
                    <w:rPr>
                      <w:rFonts w:asciiTheme="minorHAnsi" w:hAnsi="Calibri" w:cstheme="minorBidi"/>
                      <w:b/>
                      <w:bCs/>
                      <w:color w:val="000000" w:themeColor="text1"/>
                      <w:kern w:val="24"/>
                      <w:sz w:val="28"/>
                      <w:szCs w:val="28"/>
                    </w:rPr>
                    <w:t>IICPT Entrance</w:t>
                  </w:r>
                </w:p>
              </w:txbxContent>
            </v:textbox>
          </v:shape>
        </w:pict>
      </w:r>
    </w:p>
    <w:p w:rsidR="001F5990" w:rsidRDefault="001F5990" w:rsidP="001F5990">
      <w:r w:rsidRPr="00CB4154">
        <w:rPr>
          <w:noProof/>
          <w:lang w:eastAsia="en-IN" w:bidi="ta-IN"/>
        </w:rPr>
        <w:drawing>
          <wp:anchor distT="0" distB="0" distL="114300" distR="114300" simplePos="0" relativeHeight="251608576" behindDoc="0" locked="0" layoutInCell="1" allowOverlap="1">
            <wp:simplePos x="0" y="0"/>
            <wp:positionH relativeFrom="column">
              <wp:posOffset>763329</wp:posOffset>
            </wp:positionH>
            <wp:positionV relativeFrom="paragraph">
              <wp:posOffset>275782</wp:posOffset>
            </wp:positionV>
            <wp:extent cx="4038599" cy="3028950"/>
            <wp:effectExtent l="19050" t="0" r="1" b="0"/>
            <wp:wrapNone/>
            <wp:docPr id="23554" name="Picture 2" descr="D:\Photos\2015\IICPT Visit 09.12.15\DSC0049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4" name="Picture 2" descr="D:\Photos\2015\IICPT Visit 09.12.15\DSC00498.JPG"/>
                    <pic:cNvPicPr>
                      <a:picLocks noGrp="1" noChangeAspect="1" noChangeArrowheads="1"/>
                    </pic:cNvPicPr>
                  </pic:nvPicPr>
                  <pic:blipFill>
                    <a:blip r:embed="rId26" cstate="email"/>
                    <a:stretch>
                      <a:fillRect/>
                    </a:stretch>
                  </pic:blipFill>
                  <pic:spPr bwMode="auto">
                    <a:xfrm>
                      <a:off x="0" y="0"/>
                      <a:ext cx="4038599" cy="3028950"/>
                    </a:xfrm>
                    <a:prstGeom prst="rect">
                      <a:avLst/>
                    </a:prstGeom>
                    <a:noFill/>
                  </pic:spPr>
                </pic:pic>
              </a:graphicData>
            </a:graphic>
          </wp:anchor>
        </w:drawing>
      </w:r>
    </w:p>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1F5990" w:rsidP="001F5990"/>
    <w:p w:rsidR="001F5990" w:rsidRDefault="00FB711D" w:rsidP="001F5990">
      <w:r>
        <w:rPr>
          <w:noProof/>
          <w:lang w:eastAsia="en-IN" w:bidi="ta-IN"/>
        </w:rPr>
        <w:pict>
          <v:shape id="TextBox 8" o:spid="_x0000_s1066" type="#_x0000_t202" style="position:absolute;margin-left:134.45pt;margin-top:10.5pt;width:180pt;height:24.3pt;z-index:25170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" filled="f" stroked="f">
            <v:path arrowok="t"/>
            <v:textbox style="mso-fit-shape-to-text:t">
              <w:txbxContent>
                <w:p w:rsidR="009E47C2" w:rsidRDefault="009E47C2" w:rsidP="001F5990">
                  <w:pPr>
                    <w:pStyle w:val="NormalWeb"/>
                    <w:spacing w:before="0" w:beforeAutospacing="0" w:after="0" w:afterAutospacing="0"/>
                  </w:pPr>
                  <w:r>
                    <w:rPr>
                      <w:rFonts w:asciiTheme="minorHAnsi" w:hAnsi="Calibri" w:cstheme="minorBidi"/>
                      <w:b/>
                      <w:bCs/>
                      <w:color w:val="000000" w:themeColor="text1"/>
                      <w:kern w:val="24"/>
                      <w:sz w:val="28"/>
                      <w:szCs w:val="28"/>
                    </w:rPr>
                    <w:t>Product d</w:t>
                  </w:r>
                  <w:r w:rsidRPr="00CB4154">
                    <w:rPr>
                      <w:rFonts w:asciiTheme="minorHAnsi" w:hAnsi="Calibri" w:cstheme="minorBidi"/>
                      <w:b/>
                      <w:bCs/>
                      <w:color w:val="000000" w:themeColor="text1"/>
                      <w:kern w:val="24"/>
                      <w:sz w:val="28"/>
                      <w:szCs w:val="28"/>
                    </w:rPr>
                    <w:t>emonstration</w:t>
                  </w:r>
                </w:p>
              </w:txbxContent>
            </v:textbox>
          </v:shape>
        </w:pict>
      </w:r>
    </w:p>
    <w:p w:rsidR="001F5990" w:rsidRDefault="001F5990" w:rsidP="001F5990"/>
    <w:p w:rsidR="001F5990" w:rsidRDefault="001F5990" w:rsidP="001F5990"/>
    <w:p w:rsidR="001F5990" w:rsidRDefault="001F5990" w:rsidP="001F5990"/>
    <w:p w:rsidR="001F5990" w:rsidRDefault="00FB711D" w:rsidP="001F5990">
      <w:pPr>
        <w:rPr>
          <w:rFonts w:asciiTheme="majorHAnsi" w:hAnsiTheme="majorHAnsi"/>
          <w:sz w:val="48"/>
          <w:szCs w:val="48"/>
        </w:rPr>
      </w:pPr>
      <w:r>
        <w:rPr>
          <w:rFonts w:asciiTheme="majorHAnsi" w:hAnsiTheme="majorHAnsi"/>
          <w:noProof/>
          <w:sz w:val="48"/>
          <w:szCs w:val="48"/>
          <w:lang w:eastAsia="en-IN" w:bidi="ta-IN"/>
        </w:rPr>
        <w:lastRenderedPageBreak/>
        <w:pict>
          <v:rect id="_x0000_s1067" style="position:absolute;margin-left:-45.85pt;margin-top:-16.6pt;width:537.3pt;height:90pt;z-index:251701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" filled="f" stroked="f">
            <v:path arrowok="t"/>
            <o:lock v:ext="edit" grouping="t"/>
            <v:textbox>
              <w:txbxContent>
                <w:p w:rsidR="009E47C2" w:rsidRPr="00012A74" w:rsidRDefault="009E47C2" w:rsidP="001F5990">
                  <w:pPr>
                    <w:pStyle w:val="NormalWeb"/>
                    <w:spacing w:before="0" w:beforeAutospacing="0" w:after="0" w:afterAutospacing="0"/>
                    <w:jc w:val="center"/>
                    <w:rPr>
                      <w:rFonts w:ascii="Cambria" w:eastAsiaTheme="majorEastAsia" w:hAnsi="Cambria" w:cstheme="majorBidi"/>
                      <w:b/>
                      <w:bCs/>
                      <w:color w:val="00B0F0"/>
                      <w:kern w:val="24"/>
                      <w:sz w:val="44"/>
                      <w:szCs w:val="78"/>
                    </w:rPr>
                  </w:pPr>
                  <w:r w:rsidRPr="00012A74">
                    <w:rPr>
                      <w:rFonts w:ascii="Cambria" w:eastAsiaTheme="majorEastAsia" w:hAnsi="Cambria" w:cstheme="majorBidi"/>
                      <w:b/>
                      <w:bCs/>
                      <w:color w:val="00B0F0"/>
                      <w:kern w:val="24"/>
                      <w:sz w:val="44"/>
                      <w:szCs w:val="78"/>
                    </w:rPr>
                    <w:t>Microcontroller Workshop in TIDEL PARK</w:t>
                  </w:r>
                </w:p>
                <w:p w:rsidR="009E47C2" w:rsidRPr="00012A74" w:rsidRDefault="009E47C2" w:rsidP="001F5990">
                  <w:pPr>
                    <w:pStyle w:val="NormalWeb"/>
                    <w:spacing w:before="0" w:beforeAutospacing="0" w:after="0" w:afterAutospacing="0"/>
                    <w:jc w:val="center"/>
                    <w:rPr>
                      <w:sz w:val="14"/>
                      <w:szCs w:val="14"/>
                    </w:rPr>
                  </w:pPr>
                  <w:proofErr w:type="gramStart"/>
                  <w:r w:rsidRPr="00012A74">
                    <w:rPr>
                      <w:rFonts w:ascii="Cambria" w:eastAsiaTheme="majorEastAsia" w:hAnsi="Cambria" w:cstheme="majorBidi"/>
                      <w:color w:val="00B0F0"/>
                      <w:kern w:val="24"/>
                      <w:sz w:val="44"/>
                      <w:szCs w:val="78"/>
                    </w:rPr>
                    <w:t>Chennai.</w:t>
                  </w:r>
                  <w:proofErr w:type="gramEnd"/>
                </w:p>
              </w:txbxContent>
            </v:textbox>
          </v:rect>
        </w:pict>
      </w:r>
    </w:p>
    <w:p w:rsidR="001F5990" w:rsidRDefault="001F5990" w:rsidP="001F5990">
      <w:pPr>
        <w:rPr>
          <w:rFonts w:asciiTheme="majorHAnsi" w:hAnsiTheme="majorHAnsi"/>
          <w:sz w:val="48"/>
          <w:szCs w:val="48"/>
        </w:rPr>
      </w:pPr>
    </w:p>
    <w:p w:rsidR="001F5990" w:rsidRDefault="008524BD" w:rsidP="001F5990">
      <w:pPr>
        <w:rPr>
          <w:rFonts w:asciiTheme="majorHAnsi" w:hAnsiTheme="majorHAnsi"/>
          <w:sz w:val="48"/>
          <w:szCs w:val="48"/>
        </w:rPr>
      </w:pPr>
      <w:r>
        <w:rPr>
          <w:rFonts w:asciiTheme="majorHAnsi" w:hAnsiTheme="majorHAnsi"/>
          <w:noProof/>
          <w:sz w:val="48"/>
          <w:szCs w:val="48"/>
          <w:lang w:eastAsia="en-IN" w:bidi="ta-IN"/>
        </w:rPr>
        <w:drawing>
          <wp:anchor distT="0" distB="0" distL="114300" distR="114300" simplePos="0" relativeHeight="251610624" behindDoc="0" locked="0" layoutInCell="1" allowOverlap="1">
            <wp:simplePos x="0" y="0"/>
            <wp:positionH relativeFrom="column">
              <wp:posOffset>848390</wp:posOffset>
            </wp:positionH>
            <wp:positionV relativeFrom="paragraph">
              <wp:posOffset>115157</wp:posOffset>
            </wp:positionV>
            <wp:extent cx="4030268" cy="2626241"/>
            <wp:effectExtent l="19050" t="0" r="8332" b="0"/>
            <wp:wrapNone/>
            <wp:docPr id="22533" name="Picture 5" descr="D:\Photos\2016\Microcontroller Workshop in chennai 11 - 13.03.16\Tidel_Park_gate_panorama.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3" name="Picture 5" descr="D:\Photos\2016\Microcontroller Workshop in chennai 11 - 13.03.16\Tidel_Park_gate_panorama.jpg"/>
                    <pic:cNvPicPr>
                      <a:picLocks noGrp="1" noChangeAspect="1" noChangeArrowheads="1"/>
                    </pic:cNvPicPr>
                  </pic:nvPicPr>
                  <pic:blipFill>
                    <a:blip r:embed="rId27" cstate="email"/>
                    <a:stretch>
                      <a:fillRect/>
                    </a:stretch>
                  </pic:blipFill>
                  <pic:spPr bwMode="auto">
                    <a:xfrm>
                      <a:off x="0" y="0"/>
                      <a:ext cx="4038600" cy="2631670"/>
                    </a:xfrm>
                    <a:prstGeom prst="rect">
                      <a:avLst/>
                    </a:prstGeom>
                    <a:noFill/>
                  </pic:spPr>
                </pic:pic>
              </a:graphicData>
            </a:graphic>
          </wp:anchor>
        </w:drawing>
      </w: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FB711D" w:rsidP="001F5990">
      <w:pPr>
        <w:rPr>
          <w:rFonts w:asciiTheme="majorHAnsi" w:hAnsiTheme="majorHAnsi"/>
          <w:sz w:val="48"/>
          <w:szCs w:val="48"/>
        </w:rPr>
      </w:pPr>
      <w:r>
        <w:rPr>
          <w:rFonts w:asciiTheme="majorHAnsi" w:hAnsiTheme="majorHAnsi"/>
          <w:noProof/>
          <w:sz w:val="48"/>
          <w:szCs w:val="48"/>
          <w:lang w:eastAsia="en-IN" w:bidi="ta-IN"/>
        </w:rPr>
        <w:pict>
          <v:shape id="_x0000_s1068" type="#_x0000_t202" style="position:absolute;margin-left:144.35pt;margin-top:4.65pt;width:163.15pt;height:24.3pt;z-index:25170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" filled="f" stroked="f">
            <v:path arrowok="t"/>
            <v:textbox style="mso-fit-shape-to-text:t">
              <w:txbxContent>
                <w:p w:rsidR="009E47C2" w:rsidRDefault="009E47C2" w:rsidP="001F5990">
                  <w:pPr>
                    <w:pStyle w:val="NormalWeb"/>
                    <w:spacing w:before="0" w:beforeAutospacing="0" w:after="0" w:afterAutospacing="0"/>
                  </w:pPr>
                  <w:r>
                    <w:rPr>
                      <w:rFonts w:asciiTheme="minorHAnsi" w:hAnsi="Calibri" w:cstheme="minorBidi"/>
                      <w:b/>
                      <w:bCs/>
                      <w:color w:val="000000" w:themeColor="text1"/>
                      <w:kern w:val="24"/>
                      <w:sz w:val="28"/>
                      <w:szCs w:val="28"/>
                    </w:rPr>
                    <w:t>TIDEL PARK front v</w:t>
                  </w:r>
                  <w:r w:rsidRPr="0034090D">
                    <w:rPr>
                      <w:rFonts w:asciiTheme="minorHAnsi" w:hAnsi="Calibri" w:cstheme="minorBidi"/>
                      <w:b/>
                      <w:bCs/>
                      <w:color w:val="000000" w:themeColor="text1"/>
                      <w:kern w:val="24"/>
                      <w:sz w:val="28"/>
                      <w:szCs w:val="28"/>
                    </w:rPr>
                    <w:t>iew</w:t>
                  </w:r>
                </w:p>
              </w:txbxContent>
            </v:textbox>
          </v:shape>
        </w:pict>
      </w:r>
    </w:p>
    <w:p w:rsidR="001F5990" w:rsidRDefault="001F5990" w:rsidP="001F5990">
      <w:pPr>
        <w:rPr>
          <w:rFonts w:asciiTheme="majorHAnsi" w:hAnsiTheme="majorHAnsi"/>
          <w:sz w:val="48"/>
          <w:szCs w:val="48"/>
        </w:rPr>
      </w:pPr>
      <w:r w:rsidRPr="0034090D">
        <w:rPr>
          <w:rFonts w:asciiTheme="majorHAnsi" w:hAnsiTheme="majorHAnsi"/>
          <w:noProof/>
          <w:sz w:val="48"/>
          <w:szCs w:val="48"/>
          <w:lang w:eastAsia="en-IN" w:bidi="ta-IN"/>
        </w:rPr>
        <w:drawing>
          <wp:anchor distT="0" distB="0" distL="114300" distR="114300" simplePos="0" relativeHeight="251609600" behindDoc="0" locked="0" layoutInCell="1" allowOverlap="1">
            <wp:simplePos x="0" y="0"/>
            <wp:positionH relativeFrom="column">
              <wp:posOffset>912185</wp:posOffset>
            </wp:positionH>
            <wp:positionV relativeFrom="paragraph">
              <wp:posOffset>268605</wp:posOffset>
            </wp:positionV>
            <wp:extent cx="4038600" cy="3028950"/>
            <wp:effectExtent l="19050" t="0" r="0" b="0"/>
            <wp:wrapNone/>
            <wp:docPr id="22531" name="Picture 3" descr="C:\Users\Ashok\Desktop\20160312_100853.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Picture 3" descr="C:\Users\Ashok\Desktop\20160312_100853.jpg"/>
                    <pic:cNvPicPr>
                      <a:picLocks noGrp="1" noChangeAspect="1" noChangeArrowheads="1"/>
                    </pic:cNvPicPr>
                  </pic:nvPicPr>
                  <pic:blipFill>
                    <a:blip r:embed="rId28" cstate="email"/>
                    <a:stretch>
                      <a:fillRect/>
                    </a:stretch>
                  </pic:blipFill>
                  <pic:spPr bwMode="auto">
                    <a:xfrm>
                      <a:off x="0" y="0"/>
                      <a:ext cx="4038600" cy="3028950"/>
                    </a:xfrm>
                    <a:prstGeom prst="rect">
                      <a:avLst/>
                    </a:prstGeom>
                    <a:noFill/>
                  </pic:spPr>
                </pic:pic>
              </a:graphicData>
            </a:graphic>
          </wp:anchor>
        </w:drawing>
      </w: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FB711D" w:rsidP="001F5990">
      <w:pPr>
        <w:rPr>
          <w:rFonts w:asciiTheme="majorHAnsi" w:hAnsiTheme="majorHAnsi"/>
          <w:sz w:val="48"/>
          <w:szCs w:val="48"/>
        </w:rPr>
      </w:pPr>
      <w:r>
        <w:rPr>
          <w:rFonts w:asciiTheme="majorHAnsi" w:hAnsiTheme="majorHAnsi"/>
          <w:noProof/>
          <w:sz w:val="48"/>
          <w:szCs w:val="48"/>
          <w:lang w:eastAsia="en-IN" w:bidi="ta-IN"/>
        </w:rPr>
        <w:pict>
          <v:shape id="_x0000_s1069" type="#_x0000_t202" style="position:absolute;margin-left:144.35pt;margin-top:13.65pt;width:163.15pt;height:24.3pt;z-index:25170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" filled="f" stroked="f">
            <v:path arrowok="t"/>
            <v:textbox style="mso-fit-shape-to-text:t">
              <w:txbxContent>
                <w:p w:rsidR="009E47C2" w:rsidRDefault="009E47C2" w:rsidP="001F5990">
                  <w:pPr>
                    <w:pStyle w:val="NormalWeb"/>
                    <w:spacing w:before="0" w:beforeAutospacing="0" w:after="0" w:afterAutospacing="0"/>
                  </w:pPr>
                  <w:r w:rsidRPr="0034090D">
                    <w:rPr>
                      <w:rFonts w:asciiTheme="minorHAnsi" w:hAnsi="Calibri" w:cstheme="minorBidi"/>
                      <w:b/>
                      <w:bCs/>
                      <w:color w:val="000000" w:themeColor="text1"/>
                      <w:kern w:val="24"/>
                      <w:sz w:val="28"/>
                      <w:szCs w:val="28"/>
                    </w:rPr>
                    <w:t xml:space="preserve">Project </w:t>
                  </w:r>
                  <w:r>
                    <w:rPr>
                      <w:rFonts w:asciiTheme="minorHAnsi" w:hAnsi="Calibri" w:cstheme="minorBidi"/>
                      <w:b/>
                      <w:bCs/>
                      <w:color w:val="000000" w:themeColor="text1"/>
                      <w:kern w:val="24"/>
                      <w:sz w:val="28"/>
                      <w:szCs w:val="28"/>
                    </w:rPr>
                    <w:t>d</w:t>
                  </w:r>
                  <w:r w:rsidRPr="0034090D">
                    <w:rPr>
                      <w:rFonts w:asciiTheme="minorHAnsi" w:hAnsi="Calibri" w:cstheme="minorBidi"/>
                      <w:b/>
                      <w:bCs/>
                      <w:color w:val="000000" w:themeColor="text1"/>
                      <w:kern w:val="24"/>
                      <w:sz w:val="28"/>
                      <w:szCs w:val="28"/>
                    </w:rPr>
                    <w:t>emonstration</w:t>
                  </w:r>
                </w:p>
              </w:txbxContent>
            </v:textbox>
          </v:shape>
        </w:pict>
      </w:r>
    </w:p>
    <w:p w:rsidR="001F5990" w:rsidRDefault="001F5990" w:rsidP="001F5990">
      <w:pPr>
        <w:rPr>
          <w:rFonts w:asciiTheme="majorHAnsi" w:hAnsiTheme="majorHAnsi"/>
          <w:sz w:val="48"/>
          <w:szCs w:val="48"/>
        </w:rPr>
      </w:pPr>
    </w:p>
    <w:p w:rsidR="001F5990" w:rsidRDefault="00FB711D" w:rsidP="001F5990">
      <w:pPr>
        <w:rPr>
          <w:rFonts w:asciiTheme="majorHAnsi" w:hAnsiTheme="majorHAnsi"/>
          <w:sz w:val="48"/>
          <w:szCs w:val="48"/>
        </w:rPr>
      </w:pPr>
      <w:r>
        <w:rPr>
          <w:rFonts w:asciiTheme="majorHAnsi" w:hAnsiTheme="majorHAnsi"/>
          <w:noProof/>
          <w:sz w:val="48"/>
          <w:szCs w:val="48"/>
          <w:lang w:eastAsia="en-IN" w:bidi="ta-IN"/>
        </w:rPr>
        <w:lastRenderedPageBreak/>
        <w:pict>
          <v:rect id="_x0000_s1070" style="position:absolute;margin-left:-35.85pt;margin-top:27.3pt;width:537.3pt;height:52.6pt;z-index:251706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" filled="f" stroked="f">
            <v:path arrowok="t"/>
            <o:lock v:ext="edit" grouping="t"/>
            <v:textbox>
              <w:txbxContent>
                <w:p w:rsidR="009E47C2" w:rsidRPr="00012A74" w:rsidRDefault="009E47C2" w:rsidP="001F5990">
                  <w:pPr>
                    <w:pStyle w:val="NormalWeb"/>
                    <w:spacing w:before="0" w:beforeAutospacing="0" w:after="0" w:afterAutospacing="0"/>
                    <w:jc w:val="center"/>
                    <w:rPr>
                      <w:sz w:val="14"/>
                      <w:szCs w:val="14"/>
                    </w:rPr>
                  </w:pPr>
                  <w:r w:rsidRPr="00012A74">
                    <w:rPr>
                      <w:rFonts w:ascii="Cambria" w:eastAsiaTheme="majorEastAsia" w:hAnsi="Cambria" w:cstheme="majorBidi"/>
                      <w:b/>
                      <w:bCs/>
                      <w:color w:val="00B0F0"/>
                      <w:kern w:val="24"/>
                      <w:sz w:val="44"/>
                      <w:szCs w:val="78"/>
                    </w:rPr>
                    <w:t>Embedded Systems</w:t>
                  </w:r>
                </w:p>
              </w:txbxContent>
            </v:textbox>
          </v:rect>
        </w:pict>
      </w:r>
      <w:r>
        <w:rPr>
          <w:rFonts w:asciiTheme="majorHAnsi" w:hAnsiTheme="majorHAnsi"/>
          <w:noProof/>
          <w:sz w:val="48"/>
          <w:szCs w:val="48"/>
          <w:lang w:eastAsia="en-IN" w:bidi="ta-IN"/>
        </w:rPr>
        <w:pict>
          <v:rect id="Title 1" o:spid="_x0000_s1071" style="position:absolute;margin-left:21.7pt;margin-top:-33.95pt;width:430.15pt;height:80.45pt;z-index:251704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" filled="f" stroked="f">
            <v:path arrowok="t"/>
            <o:lock v:ext="edit" grouping="t"/>
            <v:textbox>
              <w:txbxContent>
                <w:p w:rsidR="009E47C2" w:rsidRPr="00012A74" w:rsidRDefault="009E47C2" w:rsidP="001F5990">
                  <w:pPr>
                    <w:pStyle w:val="NormalWeb"/>
                    <w:spacing w:before="0" w:beforeAutospacing="0" w:after="0" w:afterAutospacing="0"/>
                    <w:jc w:val="center"/>
                    <w:rPr>
                      <w:sz w:val="56"/>
                      <w:szCs w:val="56"/>
                      <w:u w:val="single"/>
                    </w:rPr>
                  </w:pPr>
                  <w:r w:rsidRPr="00495E60">
                    <w:rPr>
                      <w:rFonts w:asciiTheme="majorHAnsi" w:eastAsiaTheme="majorEastAsia" w:hAnsi="Cambria" w:cstheme="majorBidi"/>
                      <w:b/>
                      <w:bCs/>
                      <w:color w:val="548DD4" w:themeColor="text2" w:themeTint="99"/>
                      <w:kern w:val="24"/>
                      <w:sz w:val="56"/>
                      <w:szCs w:val="68"/>
                      <w:u w:val="single"/>
                    </w:rPr>
                    <w:t>Sunday Classes</w:t>
                  </w:r>
                </w:p>
              </w:txbxContent>
            </v:textbox>
          </v:rect>
        </w:pict>
      </w:r>
    </w:p>
    <w:p w:rsidR="001F5990" w:rsidRDefault="001F5990" w:rsidP="001F5990">
      <w:pPr>
        <w:rPr>
          <w:rFonts w:asciiTheme="majorHAnsi" w:hAnsiTheme="majorHAnsi"/>
          <w:sz w:val="48"/>
          <w:szCs w:val="48"/>
        </w:rPr>
      </w:pPr>
    </w:p>
    <w:p w:rsidR="001F5990" w:rsidRDefault="00C6632C" w:rsidP="001F5990">
      <w:pPr>
        <w:rPr>
          <w:rFonts w:asciiTheme="majorHAnsi" w:hAnsiTheme="majorHAnsi"/>
          <w:sz w:val="48"/>
          <w:szCs w:val="48"/>
        </w:rPr>
      </w:pPr>
      <w:r>
        <w:rPr>
          <w:rFonts w:asciiTheme="majorHAnsi" w:hAnsiTheme="majorHAnsi"/>
          <w:noProof/>
          <w:sz w:val="48"/>
          <w:szCs w:val="48"/>
          <w:lang w:eastAsia="en-IN" w:bidi="ta-IN"/>
        </w:rPr>
        <w:drawing>
          <wp:anchor distT="0" distB="0" distL="114300" distR="114300" simplePos="0" relativeHeight="251612672" behindDoc="0" locked="0" layoutInCell="1" allowOverlap="1">
            <wp:simplePos x="0" y="0"/>
            <wp:positionH relativeFrom="column">
              <wp:posOffset>818515</wp:posOffset>
            </wp:positionH>
            <wp:positionV relativeFrom="paragraph">
              <wp:posOffset>-1905</wp:posOffset>
            </wp:positionV>
            <wp:extent cx="4037965" cy="3028950"/>
            <wp:effectExtent l="19050" t="0" r="635" b="0"/>
            <wp:wrapNone/>
            <wp:docPr id="32772" name="Picture 4" descr="D:\Photos\2016\Embedded System Programming Training Session 17.04.16\DSC02637.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772" name="Picture 4" descr="D:\Photos\2016\Embedded System Programming Training Session 17.04.16\DSC02637.JPG"/>
                    <pic:cNvPicPr>
                      <a:picLocks noGrp="1" noChangeAspect="1" noChangeArrowheads="1"/>
                    </pic:cNvPicPr>
                  </pic:nvPicPr>
                  <pic:blipFill>
                    <a:blip r:embed="rId29" cstate="email"/>
                    <a:stretch>
                      <a:fillRect/>
                    </a:stretch>
                  </pic:blipFill>
                  <pic:spPr bwMode="auto">
                    <a:xfrm>
                      <a:off x="0" y="0"/>
                      <a:ext cx="4037965" cy="3028950"/>
                    </a:xfrm>
                    <a:prstGeom prst="rect">
                      <a:avLst/>
                    </a:prstGeom>
                    <a:noFill/>
                  </pic:spPr>
                </pic:pic>
              </a:graphicData>
            </a:graphic>
          </wp:anchor>
        </w:drawing>
      </w: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FB711D" w:rsidP="001F5990">
      <w:pPr>
        <w:rPr>
          <w:rFonts w:asciiTheme="majorHAnsi" w:hAnsiTheme="majorHAnsi"/>
          <w:sz w:val="48"/>
          <w:szCs w:val="48"/>
        </w:rPr>
      </w:pPr>
      <w:r>
        <w:rPr>
          <w:rFonts w:asciiTheme="majorHAnsi" w:hAnsiTheme="majorHAnsi"/>
          <w:noProof/>
          <w:sz w:val="48"/>
          <w:szCs w:val="48"/>
          <w:lang w:eastAsia="en-IN" w:bidi="ta-IN"/>
        </w:rPr>
        <w:pict>
          <v:shape id="TextBox 11" o:spid="_x0000_s1072" type="#_x0000_t202" style="position:absolute;margin-left:135.3pt;margin-top:30.1pt;width:196.9pt;height:24.3pt;z-index:25170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" filled="f" stroked="f">
            <v:path arrowok="t"/>
            <v:textbox style="mso-fit-shape-to-text:t">
              <w:txbxContent>
                <w:p w:rsidR="009E47C2" w:rsidRDefault="009E47C2" w:rsidP="001F5990">
                  <w:pPr>
                    <w:pStyle w:val="NormalWeb"/>
                    <w:spacing w:before="0" w:beforeAutospacing="0" w:after="0" w:afterAutospacing="0"/>
                  </w:pPr>
                  <w:r w:rsidRPr="00983D73">
                    <w:rPr>
                      <w:rFonts w:asciiTheme="minorHAnsi" w:hAnsi="Calibri" w:cstheme="minorBidi"/>
                      <w:b/>
                      <w:bCs/>
                      <w:color w:val="000000" w:themeColor="text1"/>
                      <w:kern w:val="24"/>
                      <w:sz w:val="28"/>
                      <w:szCs w:val="28"/>
                    </w:rPr>
                    <w:t xml:space="preserve">Micro-controller </w:t>
                  </w:r>
                  <w:r>
                    <w:rPr>
                      <w:rFonts w:asciiTheme="minorHAnsi" w:hAnsi="Calibri" w:cstheme="minorBidi"/>
                      <w:b/>
                      <w:bCs/>
                      <w:color w:val="000000" w:themeColor="text1"/>
                      <w:kern w:val="24"/>
                      <w:sz w:val="28"/>
                      <w:szCs w:val="28"/>
                    </w:rPr>
                    <w:t>t</w:t>
                  </w:r>
                  <w:r w:rsidRPr="00983D73">
                    <w:rPr>
                      <w:rFonts w:asciiTheme="minorHAnsi" w:hAnsi="Calibri" w:cstheme="minorBidi"/>
                      <w:b/>
                      <w:bCs/>
                      <w:color w:val="000000" w:themeColor="text1"/>
                      <w:kern w:val="24"/>
                      <w:sz w:val="28"/>
                      <w:szCs w:val="28"/>
                    </w:rPr>
                    <w:t xml:space="preserve">heory </w:t>
                  </w:r>
                  <w:r>
                    <w:rPr>
                      <w:rFonts w:asciiTheme="minorHAnsi" w:hAnsi="Calibri" w:cstheme="minorBidi"/>
                      <w:b/>
                      <w:bCs/>
                      <w:color w:val="000000" w:themeColor="text1"/>
                      <w:kern w:val="24"/>
                      <w:sz w:val="28"/>
                      <w:szCs w:val="28"/>
                    </w:rPr>
                    <w:t>c</w:t>
                  </w:r>
                  <w:r w:rsidRPr="00983D73">
                    <w:rPr>
                      <w:rFonts w:asciiTheme="minorHAnsi" w:hAnsi="Calibri" w:cstheme="minorBidi"/>
                      <w:b/>
                      <w:bCs/>
                      <w:color w:val="000000" w:themeColor="text1"/>
                      <w:kern w:val="24"/>
                      <w:sz w:val="28"/>
                      <w:szCs w:val="28"/>
                    </w:rPr>
                    <w:t>lass</w:t>
                  </w:r>
                </w:p>
              </w:txbxContent>
            </v:textbox>
          </v:shape>
        </w:pict>
      </w:r>
    </w:p>
    <w:p w:rsidR="001F5990" w:rsidRDefault="001F5990" w:rsidP="001F5990">
      <w:pPr>
        <w:rPr>
          <w:rFonts w:asciiTheme="majorHAnsi" w:hAnsiTheme="majorHAnsi"/>
          <w:sz w:val="48"/>
          <w:szCs w:val="48"/>
        </w:rPr>
      </w:pPr>
      <w:r w:rsidRPr="00983D73">
        <w:rPr>
          <w:rFonts w:asciiTheme="majorHAnsi" w:hAnsiTheme="majorHAnsi"/>
          <w:noProof/>
          <w:sz w:val="48"/>
          <w:szCs w:val="48"/>
          <w:lang w:eastAsia="en-IN" w:bidi="ta-IN"/>
        </w:rPr>
        <w:drawing>
          <wp:anchor distT="0" distB="0" distL="114300" distR="114300" simplePos="0" relativeHeight="251611648" behindDoc="0" locked="0" layoutInCell="1" allowOverlap="1">
            <wp:simplePos x="0" y="0"/>
            <wp:positionH relativeFrom="column">
              <wp:posOffset>818707</wp:posOffset>
            </wp:positionH>
            <wp:positionV relativeFrom="paragraph">
              <wp:posOffset>300503</wp:posOffset>
            </wp:positionV>
            <wp:extent cx="4038599" cy="3028950"/>
            <wp:effectExtent l="19050" t="0" r="1" b="0"/>
            <wp:wrapNone/>
            <wp:docPr id="10" name="Picture 2" descr="D:\Photos\2016\Embedded System Programming Training Session 17.04.16\DSC0269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2" descr="D:\Photos\2016\Embedded System Programming Training Session 17.04.16\DSC02691.JPG"/>
                    <pic:cNvPicPr>
                      <a:picLocks noGrp="1" noChangeAspect="1" noChangeArrowheads="1"/>
                    </pic:cNvPicPr>
                  </pic:nvPicPr>
                  <pic:blipFill>
                    <a:blip r:embed="rId30" cstate="email"/>
                    <a:stretch>
                      <a:fillRect/>
                    </a:stretch>
                  </pic:blipFill>
                  <pic:spPr bwMode="auto">
                    <a:xfrm>
                      <a:off x="0" y="0"/>
                      <a:ext cx="4038599" cy="3028950"/>
                    </a:xfrm>
                    <a:prstGeom prst="rect">
                      <a:avLst/>
                    </a:prstGeom>
                    <a:noFill/>
                  </pic:spPr>
                </pic:pic>
              </a:graphicData>
            </a:graphic>
          </wp:anchor>
        </w:drawing>
      </w: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p>
    <w:p w:rsidR="001F5990" w:rsidRDefault="00FB711D" w:rsidP="001F5990">
      <w:pPr>
        <w:rPr>
          <w:rFonts w:asciiTheme="majorHAnsi" w:hAnsiTheme="majorHAnsi"/>
          <w:sz w:val="48"/>
          <w:szCs w:val="48"/>
        </w:rPr>
      </w:pPr>
      <w:r>
        <w:rPr>
          <w:rFonts w:asciiTheme="majorHAnsi" w:hAnsiTheme="majorHAnsi"/>
          <w:noProof/>
          <w:sz w:val="48"/>
          <w:szCs w:val="48"/>
          <w:lang w:eastAsia="en-IN" w:bidi="ta-IN"/>
        </w:rPr>
        <w:pict>
          <v:shape id="TextBox 12" o:spid="_x0000_s1073" type="#_x0000_t202" style="position:absolute;margin-left:124.25pt;margin-top:12.65pt;width:219.4pt;height:24.3pt;z-index:251708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" filled="f" stroked="f">
            <v:path arrowok="t"/>
            <v:textbox style="mso-fit-shape-to-text:t">
              <w:txbxContent>
                <w:p w:rsidR="009E47C2" w:rsidRDefault="009E47C2" w:rsidP="001F5990">
                  <w:pPr>
                    <w:pStyle w:val="NormalWeb"/>
                    <w:spacing w:before="0" w:beforeAutospacing="0" w:after="0" w:afterAutospacing="0"/>
                  </w:pPr>
                  <w:r>
                    <w:rPr>
                      <w:rFonts w:asciiTheme="minorHAnsi" w:hAnsi="Calibri" w:cstheme="minorBidi"/>
                      <w:b/>
                      <w:bCs/>
                      <w:color w:val="000000" w:themeColor="text1"/>
                      <w:kern w:val="24"/>
                      <w:sz w:val="28"/>
                      <w:szCs w:val="28"/>
                    </w:rPr>
                    <w:t>Micro-controller practical s</w:t>
                  </w:r>
                  <w:r w:rsidRPr="00983D73">
                    <w:rPr>
                      <w:rFonts w:asciiTheme="minorHAnsi" w:hAnsi="Calibri" w:cstheme="minorBidi"/>
                      <w:b/>
                      <w:bCs/>
                      <w:color w:val="000000" w:themeColor="text1"/>
                      <w:kern w:val="24"/>
                      <w:sz w:val="28"/>
                      <w:szCs w:val="28"/>
                    </w:rPr>
                    <w:t>ession</w:t>
                  </w:r>
                </w:p>
              </w:txbxContent>
            </v:textbox>
          </v:shape>
        </w:pict>
      </w:r>
    </w:p>
    <w:p w:rsidR="001F5990" w:rsidRDefault="001F5990" w:rsidP="001F5990">
      <w:pPr>
        <w:rPr>
          <w:rFonts w:asciiTheme="majorHAnsi" w:hAnsiTheme="majorHAnsi"/>
          <w:sz w:val="48"/>
          <w:szCs w:val="48"/>
        </w:rPr>
      </w:pPr>
    </w:p>
    <w:p w:rsidR="001F5990" w:rsidRDefault="001F5990" w:rsidP="001F5990">
      <w:pPr>
        <w:rPr>
          <w:rFonts w:asciiTheme="majorHAnsi" w:hAnsiTheme="majorHAnsi"/>
          <w:sz w:val="48"/>
          <w:szCs w:val="48"/>
        </w:rPr>
      </w:pPr>
      <w:r w:rsidRPr="004375A8">
        <w:rPr>
          <w:rFonts w:asciiTheme="majorHAnsi" w:hAnsiTheme="majorHAnsi"/>
          <w:noProof/>
          <w:sz w:val="48"/>
          <w:szCs w:val="48"/>
          <w:lang w:eastAsia="en-IN" w:bidi="ta-IN"/>
        </w:rPr>
        <w:lastRenderedPageBreak/>
        <w:drawing>
          <wp:anchor distT="0" distB="0" distL="114300" distR="114300" simplePos="0" relativeHeight="251613696" behindDoc="0" locked="0" layoutInCell="1" allowOverlap="1">
            <wp:simplePos x="0" y="0"/>
            <wp:positionH relativeFrom="column">
              <wp:posOffset>776177</wp:posOffset>
            </wp:positionH>
            <wp:positionV relativeFrom="paragraph">
              <wp:posOffset>404036</wp:posOffset>
            </wp:positionV>
            <wp:extent cx="4040372" cy="3030280"/>
            <wp:effectExtent l="19050" t="0" r="0" b="0"/>
            <wp:wrapNone/>
            <wp:docPr id="33794" name="Picture 2" descr="D:\Photos\Sony Office Camera Backup\DSC00090.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4" name="Picture 2" descr="D:\Photos\Sony Office Camera Backup\DSC00090.JPG"/>
                    <pic:cNvPicPr>
                      <a:picLocks noGrp="1" noChangeAspect="1" noChangeArrowheads="1"/>
                    </pic:cNvPicPr>
                  </pic:nvPicPr>
                  <pic:blipFill>
                    <a:blip r:embed="rId31" cstate="email"/>
                    <a:srcRect/>
                    <a:stretch>
                      <a:fillRect/>
                    </a:stretch>
                  </pic:blipFill>
                  <pic:spPr bwMode="auto">
                    <a:xfrm>
                      <a:off x="0" y="0"/>
                      <a:ext cx="4040372" cy="3030280"/>
                    </a:xfrm>
                    <a:prstGeom prst="rect">
                      <a:avLst/>
                    </a:prstGeom>
                    <a:noFill/>
                  </pic:spPr>
                </pic:pic>
              </a:graphicData>
            </a:graphic>
          </wp:anchor>
        </w:drawing>
      </w:r>
      <w:r w:rsidR="00FB711D">
        <w:rPr>
          <w:rFonts w:asciiTheme="majorHAnsi" w:hAnsiTheme="majorHAnsi"/>
          <w:noProof/>
          <w:sz w:val="48"/>
          <w:szCs w:val="48"/>
          <w:lang w:eastAsia="en-IN" w:bidi="ta-IN"/>
        </w:rPr>
        <w:pict>
          <v:rect id="_x0000_s1074" style="position:absolute;margin-left:70.6pt;margin-top:-36.7pt;width:338.05pt;height:90pt;z-index:251709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" filled="f" stroked="f">
            <v:path arrowok="t"/>
            <o:lock v:ext="edit" grouping="t"/>
            <v:textbox>
              <w:txbxContent>
                <w:p w:rsidR="009E47C2" w:rsidRPr="00012A74" w:rsidRDefault="009E47C2" w:rsidP="001F5990">
                  <w:pPr>
                    <w:pStyle w:val="NormalWeb"/>
                    <w:spacing w:before="0" w:beforeAutospacing="0" w:after="0" w:afterAutospacing="0"/>
                    <w:jc w:val="center"/>
                    <w:rPr>
                      <w:sz w:val="14"/>
                      <w:szCs w:val="14"/>
                    </w:rPr>
                  </w:pPr>
                  <w:r w:rsidRPr="00012A74">
                    <w:rPr>
                      <w:rFonts w:ascii="Cambria" w:eastAsiaTheme="majorEastAsia" w:hAnsi="Cambria" w:cstheme="majorBidi"/>
                      <w:b/>
                      <w:bCs/>
                      <w:color w:val="00B0F0"/>
                      <w:kern w:val="24"/>
                      <w:sz w:val="44"/>
                      <w:szCs w:val="78"/>
                    </w:rPr>
                    <w:t>Counselling</w:t>
                  </w:r>
                </w:p>
              </w:txbxContent>
            </v:textbox>
          </v:rect>
        </w:pict>
      </w:r>
    </w:p>
    <w:p w:rsidR="00997967" w:rsidRPr="001F5990" w:rsidRDefault="00FB711D">
      <w:pPr>
        <w:rPr>
          <w:rFonts w:asciiTheme="majorHAnsi" w:hAnsiTheme="majorHAnsi"/>
          <w:sz w:val="48"/>
          <w:szCs w:val="48"/>
        </w:rPr>
      </w:pPr>
      <w:r>
        <w:rPr>
          <w:rFonts w:asciiTheme="majorHAnsi" w:hAnsiTheme="majorHAnsi"/>
          <w:noProof/>
          <w:sz w:val="48"/>
          <w:szCs w:val="48"/>
          <w:lang w:eastAsia="en-IN" w:bidi="ta-IN"/>
        </w:rPr>
        <w:pict>
          <v:shape id="_x0000_s1075" type="#_x0000_t202" style="position:absolute;margin-left:146.6pt;margin-top:236.95pt;width:208.15pt;height:24.3pt;z-index:25171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" filled="f" stroked="f">
            <v:path arrowok="t"/>
            <v:textbox style="mso-fit-shape-to-text:t">
              <w:txbxContent>
                <w:p w:rsidR="009E47C2" w:rsidRDefault="009E47C2" w:rsidP="001F5990">
                  <w:pPr>
                    <w:pStyle w:val="NormalWeb"/>
                    <w:spacing w:before="0" w:beforeAutospacing="0" w:after="0" w:afterAutospacing="0"/>
                  </w:pPr>
                  <w:r>
                    <w:rPr>
                      <w:rFonts w:asciiTheme="minorHAnsi" w:hAnsi="Calibri" w:cstheme="minorBidi"/>
                      <w:b/>
                      <w:bCs/>
                      <w:color w:val="000000" w:themeColor="text1"/>
                      <w:kern w:val="24"/>
                      <w:sz w:val="28"/>
                      <w:szCs w:val="28"/>
                    </w:rPr>
                    <w:t>Counselling for college s</w:t>
                  </w:r>
                  <w:r w:rsidRPr="004375A8">
                    <w:rPr>
                      <w:rFonts w:asciiTheme="minorHAnsi" w:hAnsi="Calibri" w:cstheme="minorBidi"/>
                      <w:b/>
                      <w:bCs/>
                      <w:color w:val="000000" w:themeColor="text1"/>
                      <w:kern w:val="24"/>
                      <w:sz w:val="28"/>
                      <w:szCs w:val="28"/>
                    </w:rPr>
                    <w:t>tudents</w:t>
                  </w:r>
                </w:p>
              </w:txbxContent>
            </v:textbox>
          </v:shape>
        </w:pict>
      </w:r>
      <w:r>
        <w:rPr>
          <w:rFonts w:asciiTheme="majorHAnsi" w:hAnsiTheme="majorHAnsi"/>
          <w:noProof/>
          <w:sz w:val="48"/>
          <w:szCs w:val="48"/>
          <w:lang w:eastAsia="en-IN" w:bidi="ta-IN"/>
        </w:rPr>
        <w:pict>
          <v:shape id="_x0000_s1076" type="#_x0000_t202" style="position:absolute;margin-left:115.6pt;margin-top:533.8pt;width:208.15pt;height:24.3pt;z-index:25171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" filled="f" stroked="f">
            <v:path arrowok="t"/>
            <v:textbox style="mso-fit-shape-to-text:t">
              <w:txbxContent>
                <w:p w:rsidR="009E47C2" w:rsidRDefault="009E47C2" w:rsidP="001F5990">
                  <w:pPr>
                    <w:pStyle w:val="NormalWeb"/>
                    <w:spacing w:before="0" w:beforeAutospacing="0" w:after="0" w:afterAutospacing="0"/>
                  </w:pPr>
                  <w:r w:rsidRPr="004375A8">
                    <w:rPr>
                      <w:rFonts w:asciiTheme="minorHAnsi" w:hAnsi="Calibri" w:cstheme="minorBidi"/>
                      <w:b/>
                      <w:bCs/>
                      <w:color w:val="000000" w:themeColor="text1"/>
                      <w:kern w:val="24"/>
                      <w:sz w:val="28"/>
                      <w:szCs w:val="28"/>
                    </w:rPr>
                    <w:t xml:space="preserve">Counselling for </w:t>
                  </w:r>
                  <w:r>
                    <w:rPr>
                      <w:rFonts w:asciiTheme="minorHAnsi" w:hAnsi="Calibri" w:cstheme="minorBidi"/>
                      <w:b/>
                      <w:bCs/>
                      <w:color w:val="000000" w:themeColor="text1"/>
                      <w:kern w:val="24"/>
                      <w:sz w:val="28"/>
                      <w:szCs w:val="28"/>
                    </w:rPr>
                    <w:t>school s</w:t>
                  </w:r>
                  <w:r w:rsidRPr="004375A8">
                    <w:rPr>
                      <w:rFonts w:asciiTheme="minorHAnsi" w:hAnsi="Calibri" w:cstheme="minorBidi"/>
                      <w:b/>
                      <w:bCs/>
                      <w:color w:val="000000" w:themeColor="text1"/>
                      <w:kern w:val="24"/>
                      <w:sz w:val="28"/>
                      <w:szCs w:val="28"/>
                    </w:rPr>
                    <w:t>tudents</w:t>
                  </w:r>
                </w:p>
              </w:txbxContent>
            </v:textbox>
          </v:shape>
        </w:pict>
      </w:r>
      <w:r w:rsidR="001F5990" w:rsidRPr="004375A8">
        <w:rPr>
          <w:rFonts w:asciiTheme="majorHAnsi" w:hAnsiTheme="majorHAnsi"/>
          <w:noProof/>
          <w:sz w:val="48"/>
          <w:szCs w:val="48"/>
          <w:lang w:eastAsia="en-IN" w:bidi="ta-IN"/>
        </w:rPr>
        <w:drawing>
          <wp:anchor distT="0" distB="0" distL="114300" distR="114300" simplePos="0" relativeHeight="251614720" behindDoc="0" locked="0" layoutInCell="1" allowOverlap="1">
            <wp:simplePos x="0" y="0"/>
            <wp:positionH relativeFrom="column">
              <wp:posOffset>854034</wp:posOffset>
            </wp:positionH>
            <wp:positionV relativeFrom="paragraph">
              <wp:posOffset>3657600</wp:posOffset>
            </wp:positionV>
            <wp:extent cx="4038600" cy="3028950"/>
            <wp:effectExtent l="0" t="0" r="0" b="0"/>
            <wp:wrapNone/>
            <wp:docPr id="33795" name="Picture 3" descr="D:\Photos\TVS-Sponsor Meeting\P1140457.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5" name="Picture 3" descr="D:\Photos\TVS-Sponsor Meeting\P1140457.JPG"/>
                    <pic:cNvPicPr>
                      <a:picLocks noGrp="1" noChangeAspect="1" noChangeArrowheads="1"/>
                    </pic:cNvPicPr>
                  </pic:nvPicPr>
                  <pic:blipFill>
                    <a:blip r:embed="rId32" cstate="email"/>
                    <a:srcRect/>
                    <a:stretch>
                      <a:fillRect/>
                    </a:stretch>
                  </pic:blipFill>
                  <pic:spPr bwMode="auto">
                    <a:xfrm>
                      <a:off x="0" y="0"/>
                      <a:ext cx="4038600" cy="3028950"/>
                    </a:xfrm>
                    <a:prstGeom prst="rect">
                      <a:avLst/>
                    </a:prstGeom>
                    <a:noFill/>
                  </pic:spPr>
                </pic:pic>
              </a:graphicData>
            </a:graphic>
          </wp:anchor>
        </w:drawing>
      </w:r>
      <w:r w:rsidR="001F5990">
        <w:rPr>
          <w:rFonts w:asciiTheme="majorHAnsi" w:hAnsiTheme="majorHAnsi"/>
          <w:sz w:val="48"/>
          <w:szCs w:val="48"/>
        </w:rPr>
        <w:br w:type="page"/>
      </w:r>
    </w:p>
    <w:p w:rsidR="00474504" w:rsidRDefault="00474504" w:rsidP="008F0588">
      <w:pPr>
        <w:rPr>
          <w:rFonts w:asciiTheme="majorHAnsi" w:hAnsiTheme="majorHAnsi"/>
          <w:sz w:val="48"/>
          <w:szCs w:val="48"/>
        </w:rPr>
      </w:pPr>
      <w:r>
        <w:rPr>
          <w:rFonts w:asciiTheme="majorHAnsi" w:hAnsiTheme="majorHAnsi"/>
          <w:sz w:val="48"/>
          <w:szCs w:val="48"/>
        </w:rPr>
        <w:lastRenderedPageBreak/>
        <w:t>PTP Team:</w:t>
      </w:r>
    </w:p>
    <w:p w:rsidR="003C5D00" w:rsidRPr="007A00DF" w:rsidRDefault="007A00DF" w:rsidP="00526456">
      <w:pPr>
        <w:ind w:firstLine="720"/>
        <w:rPr>
          <w:rFonts w:asciiTheme="majorHAnsi" w:hAnsiTheme="majorHAnsi"/>
          <w:sz w:val="28"/>
          <w:szCs w:val="28"/>
        </w:rPr>
      </w:pPr>
      <w:r>
        <w:rPr>
          <w:rFonts w:asciiTheme="majorHAnsi" w:hAnsiTheme="majorHAnsi"/>
          <w:sz w:val="28"/>
          <w:szCs w:val="28"/>
        </w:rPr>
        <w:t xml:space="preserve">1. </w:t>
      </w:r>
      <w:r w:rsidR="003C5D00" w:rsidRPr="007A00DF">
        <w:rPr>
          <w:rFonts w:asciiTheme="majorHAnsi" w:hAnsiTheme="majorHAnsi"/>
          <w:sz w:val="28"/>
          <w:szCs w:val="28"/>
        </w:rPr>
        <w:t>Dr. Peter</w:t>
      </w:r>
      <w:r w:rsidR="00F32FA3">
        <w:rPr>
          <w:rFonts w:asciiTheme="majorHAnsi" w:hAnsiTheme="majorHAnsi"/>
          <w:sz w:val="28"/>
          <w:szCs w:val="28"/>
        </w:rPr>
        <w:t xml:space="preserve"> </w:t>
      </w:r>
      <w:proofErr w:type="spellStart"/>
      <w:r w:rsidR="00F32FA3">
        <w:rPr>
          <w:rFonts w:asciiTheme="majorHAnsi" w:hAnsiTheme="majorHAnsi"/>
          <w:sz w:val="28"/>
          <w:szCs w:val="28"/>
        </w:rPr>
        <w:t>Hellerich</w:t>
      </w:r>
      <w:proofErr w:type="spellEnd"/>
    </w:p>
    <w:p w:rsidR="003C5D00" w:rsidRPr="007A00DF" w:rsidRDefault="007A00DF" w:rsidP="00526456">
      <w:pPr>
        <w:ind w:firstLine="720"/>
        <w:rPr>
          <w:rFonts w:asciiTheme="majorHAnsi" w:hAnsiTheme="majorHAnsi"/>
          <w:sz w:val="28"/>
          <w:szCs w:val="28"/>
        </w:rPr>
      </w:pPr>
      <w:r>
        <w:rPr>
          <w:rFonts w:asciiTheme="majorHAnsi" w:hAnsiTheme="majorHAnsi"/>
          <w:sz w:val="28"/>
          <w:szCs w:val="28"/>
        </w:rPr>
        <w:t xml:space="preserve">2. </w:t>
      </w:r>
      <w:r w:rsidR="003C5D00" w:rsidRPr="007A00DF">
        <w:rPr>
          <w:rFonts w:asciiTheme="majorHAnsi" w:hAnsiTheme="majorHAnsi"/>
          <w:sz w:val="28"/>
          <w:szCs w:val="28"/>
        </w:rPr>
        <w:t xml:space="preserve">Mr. Sridhar </w:t>
      </w:r>
      <w:proofErr w:type="spellStart"/>
      <w:r w:rsidR="003C5D00" w:rsidRPr="007A00DF">
        <w:rPr>
          <w:rFonts w:asciiTheme="majorHAnsi" w:hAnsiTheme="majorHAnsi"/>
          <w:sz w:val="28"/>
          <w:szCs w:val="28"/>
        </w:rPr>
        <w:t>Ganesh</w:t>
      </w:r>
      <w:proofErr w:type="spellEnd"/>
    </w:p>
    <w:p w:rsidR="003C5D00" w:rsidRPr="007A00DF" w:rsidRDefault="007A00DF" w:rsidP="00526456">
      <w:pPr>
        <w:ind w:firstLine="720"/>
        <w:rPr>
          <w:rFonts w:asciiTheme="majorHAnsi" w:hAnsiTheme="majorHAnsi"/>
          <w:sz w:val="28"/>
          <w:szCs w:val="28"/>
        </w:rPr>
      </w:pPr>
      <w:r>
        <w:rPr>
          <w:rFonts w:asciiTheme="majorHAnsi" w:hAnsiTheme="majorHAnsi"/>
          <w:sz w:val="28"/>
          <w:szCs w:val="28"/>
        </w:rPr>
        <w:t xml:space="preserve">3. </w:t>
      </w:r>
      <w:proofErr w:type="spellStart"/>
      <w:r w:rsidR="003C5D00" w:rsidRPr="007A00DF">
        <w:rPr>
          <w:rFonts w:asciiTheme="majorHAnsi" w:hAnsiTheme="majorHAnsi"/>
          <w:sz w:val="28"/>
          <w:szCs w:val="28"/>
        </w:rPr>
        <w:t>Venkatesan</w:t>
      </w:r>
      <w:proofErr w:type="spellEnd"/>
      <w:r w:rsidR="003C5D00" w:rsidRPr="007A00DF">
        <w:rPr>
          <w:rFonts w:asciiTheme="majorHAnsi" w:hAnsiTheme="majorHAnsi"/>
          <w:sz w:val="28"/>
          <w:szCs w:val="28"/>
        </w:rPr>
        <w:t xml:space="preserve"> G</w:t>
      </w:r>
    </w:p>
    <w:p w:rsidR="003C5D00" w:rsidRPr="007A00DF" w:rsidRDefault="007A00DF" w:rsidP="00526456">
      <w:pPr>
        <w:ind w:firstLine="720"/>
        <w:rPr>
          <w:rFonts w:asciiTheme="majorHAnsi" w:hAnsiTheme="majorHAnsi"/>
          <w:sz w:val="28"/>
          <w:szCs w:val="28"/>
        </w:rPr>
      </w:pPr>
      <w:r>
        <w:rPr>
          <w:rFonts w:asciiTheme="majorHAnsi" w:hAnsiTheme="majorHAnsi"/>
          <w:sz w:val="28"/>
          <w:szCs w:val="28"/>
        </w:rPr>
        <w:t xml:space="preserve">4. </w:t>
      </w:r>
      <w:r w:rsidR="003C5D00" w:rsidRPr="007A00DF">
        <w:rPr>
          <w:rFonts w:asciiTheme="majorHAnsi" w:hAnsiTheme="majorHAnsi"/>
          <w:sz w:val="28"/>
          <w:szCs w:val="28"/>
        </w:rPr>
        <w:t>Ashok E</w:t>
      </w:r>
    </w:p>
    <w:p w:rsidR="003C5D00" w:rsidRPr="007A00DF" w:rsidRDefault="007A00DF" w:rsidP="00526456">
      <w:pPr>
        <w:ind w:firstLine="720"/>
        <w:rPr>
          <w:rFonts w:asciiTheme="majorHAnsi" w:hAnsiTheme="majorHAnsi"/>
          <w:sz w:val="28"/>
          <w:szCs w:val="28"/>
        </w:rPr>
      </w:pPr>
      <w:r>
        <w:rPr>
          <w:rFonts w:asciiTheme="majorHAnsi" w:hAnsiTheme="majorHAnsi"/>
          <w:sz w:val="28"/>
          <w:szCs w:val="28"/>
        </w:rPr>
        <w:t xml:space="preserve">5. </w:t>
      </w:r>
      <w:proofErr w:type="spellStart"/>
      <w:r w:rsidR="003C5D00" w:rsidRPr="007A00DF">
        <w:rPr>
          <w:rFonts w:asciiTheme="majorHAnsi" w:hAnsiTheme="majorHAnsi"/>
          <w:sz w:val="28"/>
          <w:szCs w:val="28"/>
        </w:rPr>
        <w:t>Prakash</w:t>
      </w:r>
      <w:proofErr w:type="spellEnd"/>
      <w:r w:rsidR="003C5D00" w:rsidRPr="007A00DF">
        <w:rPr>
          <w:rFonts w:asciiTheme="majorHAnsi" w:hAnsiTheme="majorHAnsi"/>
          <w:sz w:val="28"/>
          <w:szCs w:val="28"/>
        </w:rPr>
        <w:t xml:space="preserve"> V</w:t>
      </w:r>
    </w:p>
    <w:p w:rsidR="003C5D00" w:rsidRPr="007A00DF" w:rsidRDefault="007A00DF" w:rsidP="00526456">
      <w:pPr>
        <w:ind w:firstLine="720"/>
        <w:rPr>
          <w:rFonts w:asciiTheme="majorHAnsi" w:hAnsiTheme="majorHAnsi"/>
          <w:sz w:val="28"/>
          <w:szCs w:val="28"/>
        </w:rPr>
      </w:pPr>
      <w:r>
        <w:rPr>
          <w:rFonts w:asciiTheme="majorHAnsi" w:hAnsiTheme="majorHAnsi"/>
          <w:sz w:val="28"/>
          <w:szCs w:val="28"/>
        </w:rPr>
        <w:t xml:space="preserve">6. </w:t>
      </w:r>
      <w:proofErr w:type="spellStart"/>
      <w:r w:rsidR="003C5D00" w:rsidRPr="007A00DF">
        <w:rPr>
          <w:rFonts w:asciiTheme="majorHAnsi" w:hAnsiTheme="majorHAnsi"/>
          <w:sz w:val="28"/>
          <w:szCs w:val="28"/>
        </w:rPr>
        <w:t>Arun</w:t>
      </w:r>
      <w:proofErr w:type="spellEnd"/>
      <w:r w:rsidR="003C5D00" w:rsidRPr="007A00DF">
        <w:rPr>
          <w:rFonts w:asciiTheme="majorHAnsi" w:hAnsiTheme="majorHAnsi"/>
          <w:sz w:val="28"/>
          <w:szCs w:val="28"/>
        </w:rPr>
        <w:t xml:space="preserve"> </w:t>
      </w:r>
      <w:r w:rsidR="009C3D1E" w:rsidRPr="007A00DF">
        <w:rPr>
          <w:rFonts w:asciiTheme="majorHAnsi" w:hAnsiTheme="majorHAnsi"/>
          <w:sz w:val="28"/>
          <w:szCs w:val="28"/>
        </w:rPr>
        <w:t>A</w:t>
      </w:r>
    </w:p>
    <w:p w:rsidR="009C3D1E" w:rsidRDefault="007A00DF" w:rsidP="00526456">
      <w:pPr>
        <w:ind w:firstLine="720"/>
        <w:rPr>
          <w:rFonts w:asciiTheme="majorHAnsi" w:hAnsiTheme="majorHAnsi"/>
          <w:sz w:val="28"/>
          <w:szCs w:val="28"/>
        </w:rPr>
      </w:pPr>
      <w:r>
        <w:rPr>
          <w:rFonts w:asciiTheme="majorHAnsi" w:hAnsiTheme="majorHAnsi"/>
          <w:sz w:val="28"/>
          <w:szCs w:val="28"/>
        </w:rPr>
        <w:t xml:space="preserve">7. </w:t>
      </w:r>
      <w:r w:rsidR="009C3D1E" w:rsidRPr="007A00DF">
        <w:rPr>
          <w:rFonts w:asciiTheme="majorHAnsi" w:hAnsiTheme="majorHAnsi"/>
          <w:sz w:val="28"/>
          <w:szCs w:val="28"/>
        </w:rPr>
        <w:t>Rajiv Gandhi R</w:t>
      </w:r>
    </w:p>
    <w:p w:rsidR="00A53D88" w:rsidRPr="007A00DF" w:rsidRDefault="00A53D88" w:rsidP="00526456">
      <w:pPr>
        <w:ind w:firstLine="720"/>
        <w:rPr>
          <w:rFonts w:asciiTheme="majorHAnsi" w:hAnsiTheme="majorHAnsi"/>
          <w:sz w:val="28"/>
          <w:szCs w:val="28"/>
        </w:rPr>
      </w:pPr>
      <w:r>
        <w:rPr>
          <w:rFonts w:asciiTheme="majorHAnsi" w:hAnsiTheme="majorHAnsi"/>
          <w:sz w:val="28"/>
          <w:szCs w:val="28"/>
        </w:rPr>
        <w:t xml:space="preserve">8. </w:t>
      </w:r>
      <w:proofErr w:type="spellStart"/>
      <w:r>
        <w:rPr>
          <w:rFonts w:asciiTheme="majorHAnsi" w:hAnsiTheme="majorHAnsi"/>
          <w:sz w:val="28"/>
          <w:szCs w:val="28"/>
        </w:rPr>
        <w:t>Parasakthi</w:t>
      </w:r>
      <w:proofErr w:type="spellEnd"/>
      <w:r w:rsidR="00B56AF7">
        <w:rPr>
          <w:rFonts w:asciiTheme="majorHAnsi" w:hAnsiTheme="majorHAnsi"/>
          <w:sz w:val="28"/>
          <w:szCs w:val="28"/>
        </w:rPr>
        <w:t xml:space="preserve"> C</w:t>
      </w:r>
    </w:p>
    <w:p w:rsidR="009C3D1E" w:rsidRPr="007A00DF" w:rsidRDefault="00C3252F" w:rsidP="00526456">
      <w:pPr>
        <w:ind w:firstLine="720"/>
        <w:rPr>
          <w:rFonts w:asciiTheme="majorHAnsi" w:hAnsiTheme="majorHAnsi"/>
          <w:sz w:val="28"/>
          <w:szCs w:val="28"/>
        </w:rPr>
      </w:pPr>
      <w:r>
        <w:rPr>
          <w:rFonts w:asciiTheme="majorHAnsi" w:hAnsiTheme="majorHAnsi"/>
          <w:sz w:val="28"/>
          <w:szCs w:val="28"/>
        </w:rPr>
        <w:t>9</w:t>
      </w:r>
      <w:r w:rsidR="007A00DF">
        <w:rPr>
          <w:rFonts w:asciiTheme="majorHAnsi" w:hAnsiTheme="majorHAnsi"/>
          <w:sz w:val="28"/>
          <w:szCs w:val="28"/>
        </w:rPr>
        <w:t xml:space="preserve">. </w:t>
      </w:r>
      <w:proofErr w:type="spellStart"/>
      <w:r w:rsidR="009C3D1E" w:rsidRPr="007A00DF">
        <w:rPr>
          <w:rFonts w:asciiTheme="majorHAnsi" w:hAnsiTheme="majorHAnsi"/>
          <w:sz w:val="28"/>
          <w:szCs w:val="28"/>
        </w:rPr>
        <w:t>Kalaiyarasi</w:t>
      </w:r>
      <w:proofErr w:type="spellEnd"/>
      <w:r w:rsidR="009C3D1E" w:rsidRPr="007A00DF">
        <w:rPr>
          <w:rFonts w:asciiTheme="majorHAnsi" w:hAnsiTheme="majorHAnsi"/>
          <w:sz w:val="28"/>
          <w:szCs w:val="28"/>
        </w:rPr>
        <w:t xml:space="preserve"> V</w:t>
      </w:r>
    </w:p>
    <w:p w:rsidR="009C3D1E" w:rsidRPr="007A00DF" w:rsidRDefault="00C3252F" w:rsidP="00526456">
      <w:pPr>
        <w:ind w:firstLine="720"/>
        <w:rPr>
          <w:rFonts w:asciiTheme="majorHAnsi" w:hAnsiTheme="majorHAnsi"/>
          <w:sz w:val="28"/>
          <w:szCs w:val="28"/>
        </w:rPr>
      </w:pPr>
      <w:r>
        <w:rPr>
          <w:rFonts w:asciiTheme="majorHAnsi" w:hAnsiTheme="majorHAnsi"/>
          <w:sz w:val="28"/>
          <w:szCs w:val="28"/>
        </w:rPr>
        <w:t>10</w:t>
      </w:r>
      <w:r w:rsidR="007A00DF">
        <w:rPr>
          <w:rFonts w:asciiTheme="majorHAnsi" w:hAnsiTheme="majorHAnsi"/>
          <w:sz w:val="28"/>
          <w:szCs w:val="28"/>
        </w:rPr>
        <w:t xml:space="preserve">. </w:t>
      </w:r>
      <w:proofErr w:type="spellStart"/>
      <w:r w:rsidR="009C3D1E" w:rsidRPr="007A00DF">
        <w:rPr>
          <w:rFonts w:asciiTheme="majorHAnsi" w:hAnsiTheme="majorHAnsi"/>
          <w:sz w:val="28"/>
          <w:szCs w:val="28"/>
        </w:rPr>
        <w:t>Nithya</w:t>
      </w:r>
      <w:proofErr w:type="spellEnd"/>
      <w:r w:rsidR="009C3D1E" w:rsidRPr="007A00DF">
        <w:rPr>
          <w:rFonts w:asciiTheme="majorHAnsi" w:hAnsiTheme="majorHAnsi"/>
          <w:sz w:val="28"/>
          <w:szCs w:val="28"/>
        </w:rPr>
        <w:t xml:space="preserve"> K.S</w:t>
      </w:r>
    </w:p>
    <w:p w:rsidR="007A00DF" w:rsidRDefault="00C3252F" w:rsidP="00AD27AC">
      <w:pPr>
        <w:ind w:firstLine="720"/>
        <w:rPr>
          <w:rFonts w:asciiTheme="majorHAnsi" w:hAnsiTheme="majorHAnsi"/>
          <w:sz w:val="28"/>
          <w:szCs w:val="28"/>
        </w:rPr>
      </w:pPr>
      <w:r>
        <w:rPr>
          <w:rFonts w:asciiTheme="majorHAnsi" w:hAnsiTheme="majorHAnsi"/>
          <w:sz w:val="28"/>
          <w:szCs w:val="28"/>
        </w:rPr>
        <w:t>11</w:t>
      </w:r>
      <w:r w:rsidR="007A00DF">
        <w:rPr>
          <w:rFonts w:asciiTheme="majorHAnsi" w:hAnsiTheme="majorHAnsi"/>
          <w:sz w:val="28"/>
          <w:szCs w:val="28"/>
        </w:rPr>
        <w:t xml:space="preserve">. </w:t>
      </w:r>
      <w:proofErr w:type="spellStart"/>
      <w:r w:rsidR="009C3D1E" w:rsidRPr="007A00DF">
        <w:rPr>
          <w:rFonts w:asciiTheme="majorHAnsi" w:hAnsiTheme="majorHAnsi"/>
          <w:sz w:val="28"/>
          <w:szCs w:val="28"/>
        </w:rPr>
        <w:t>Karthi</w:t>
      </w:r>
      <w:proofErr w:type="spellEnd"/>
      <w:r w:rsidR="009C3D1E" w:rsidRPr="007A00DF">
        <w:rPr>
          <w:rFonts w:asciiTheme="majorHAnsi" w:hAnsiTheme="majorHAnsi"/>
          <w:sz w:val="28"/>
          <w:szCs w:val="28"/>
        </w:rPr>
        <w:t xml:space="preserve"> P</w:t>
      </w:r>
    </w:p>
    <w:p w:rsidR="007A00DF" w:rsidRPr="00AD27AC" w:rsidRDefault="007A00DF" w:rsidP="007A00DF">
      <w:pPr>
        <w:rPr>
          <w:rFonts w:asciiTheme="majorHAnsi" w:hAnsiTheme="majorHAnsi"/>
          <w:b/>
          <w:bCs/>
          <w:sz w:val="28"/>
          <w:szCs w:val="28"/>
        </w:rPr>
      </w:pPr>
      <w:r w:rsidRPr="00AD27AC">
        <w:rPr>
          <w:rFonts w:asciiTheme="majorHAnsi" w:hAnsiTheme="majorHAnsi"/>
          <w:b/>
          <w:bCs/>
          <w:sz w:val="28"/>
          <w:szCs w:val="28"/>
        </w:rPr>
        <w:t>Volunteer &amp; Trainer:</w:t>
      </w:r>
    </w:p>
    <w:p w:rsidR="007A00DF" w:rsidRDefault="00B56AF7" w:rsidP="00DE1723">
      <w:pPr>
        <w:ind w:firstLine="720"/>
        <w:rPr>
          <w:rFonts w:asciiTheme="majorHAnsi" w:hAnsiTheme="majorHAnsi"/>
          <w:sz w:val="28"/>
          <w:szCs w:val="28"/>
        </w:rPr>
      </w:pPr>
      <w:proofErr w:type="gramStart"/>
      <w:r>
        <w:rPr>
          <w:rFonts w:asciiTheme="majorHAnsi" w:hAnsiTheme="majorHAnsi"/>
          <w:sz w:val="28"/>
          <w:szCs w:val="28"/>
        </w:rPr>
        <w:t>1.Mr</w:t>
      </w:r>
      <w:proofErr w:type="gramEnd"/>
      <w:r>
        <w:rPr>
          <w:rFonts w:asciiTheme="majorHAnsi" w:hAnsiTheme="majorHAnsi"/>
          <w:sz w:val="28"/>
          <w:szCs w:val="28"/>
        </w:rPr>
        <w:t xml:space="preserve">. </w:t>
      </w:r>
      <w:proofErr w:type="spellStart"/>
      <w:r>
        <w:rPr>
          <w:rFonts w:asciiTheme="majorHAnsi" w:hAnsiTheme="majorHAnsi"/>
          <w:sz w:val="28"/>
          <w:szCs w:val="28"/>
        </w:rPr>
        <w:t>Thirumalai</w:t>
      </w:r>
      <w:proofErr w:type="spellEnd"/>
      <w:r>
        <w:rPr>
          <w:rFonts w:asciiTheme="majorHAnsi" w:hAnsiTheme="majorHAnsi"/>
          <w:sz w:val="28"/>
          <w:szCs w:val="28"/>
        </w:rPr>
        <w:t xml:space="preserve"> </w:t>
      </w:r>
      <w:proofErr w:type="spellStart"/>
      <w:r>
        <w:rPr>
          <w:rFonts w:asciiTheme="majorHAnsi" w:hAnsiTheme="majorHAnsi"/>
          <w:sz w:val="28"/>
          <w:szCs w:val="28"/>
        </w:rPr>
        <w:t>Muthu</w:t>
      </w:r>
      <w:proofErr w:type="spellEnd"/>
    </w:p>
    <w:p w:rsidR="00C61295" w:rsidRDefault="00C61295" w:rsidP="00DE1723">
      <w:pPr>
        <w:ind w:firstLine="720"/>
        <w:rPr>
          <w:rFonts w:asciiTheme="majorHAnsi" w:hAnsiTheme="majorHAnsi"/>
          <w:sz w:val="28"/>
          <w:szCs w:val="28"/>
        </w:rPr>
      </w:pPr>
    </w:p>
    <w:p w:rsidR="00C61295" w:rsidRDefault="00C61295" w:rsidP="00DE1723">
      <w:pPr>
        <w:ind w:firstLine="720"/>
        <w:rPr>
          <w:rFonts w:asciiTheme="majorHAnsi" w:hAnsiTheme="majorHAnsi"/>
          <w:sz w:val="28"/>
          <w:szCs w:val="28"/>
        </w:rPr>
      </w:pPr>
    </w:p>
    <w:p w:rsidR="00C61295" w:rsidRDefault="00C61295" w:rsidP="00DE1723">
      <w:pPr>
        <w:ind w:firstLine="720"/>
        <w:rPr>
          <w:rFonts w:asciiTheme="majorHAnsi" w:hAnsiTheme="majorHAnsi"/>
          <w:sz w:val="28"/>
          <w:szCs w:val="28"/>
        </w:rPr>
      </w:pPr>
    </w:p>
    <w:p w:rsidR="00C61295" w:rsidRDefault="00C61295" w:rsidP="00DE1723">
      <w:pPr>
        <w:ind w:firstLine="720"/>
        <w:rPr>
          <w:rFonts w:asciiTheme="majorHAnsi" w:hAnsiTheme="majorHAnsi"/>
          <w:sz w:val="28"/>
          <w:szCs w:val="28"/>
        </w:rPr>
      </w:pPr>
    </w:p>
    <w:p w:rsidR="009A5C32" w:rsidRDefault="009A5C32" w:rsidP="00DE1723">
      <w:pPr>
        <w:ind w:firstLine="720"/>
        <w:rPr>
          <w:rFonts w:asciiTheme="majorHAnsi" w:hAnsiTheme="majorHAnsi"/>
          <w:sz w:val="28"/>
          <w:szCs w:val="28"/>
        </w:rPr>
      </w:pPr>
    </w:p>
    <w:p w:rsidR="009A5C32" w:rsidRDefault="009A5C32" w:rsidP="00DE1723">
      <w:pPr>
        <w:ind w:firstLine="720"/>
        <w:rPr>
          <w:rFonts w:asciiTheme="majorHAnsi" w:hAnsiTheme="majorHAnsi"/>
          <w:sz w:val="28"/>
          <w:szCs w:val="28"/>
        </w:rPr>
      </w:pPr>
    </w:p>
    <w:p w:rsidR="00C61295" w:rsidRDefault="00C61295" w:rsidP="00DE1723">
      <w:pPr>
        <w:ind w:firstLine="720"/>
        <w:rPr>
          <w:rFonts w:asciiTheme="majorHAnsi" w:hAnsiTheme="majorHAnsi"/>
          <w:sz w:val="28"/>
          <w:szCs w:val="28"/>
        </w:rPr>
      </w:pPr>
    </w:p>
    <w:p w:rsidR="00C61295" w:rsidRDefault="00C61295" w:rsidP="00DE1723">
      <w:pPr>
        <w:ind w:firstLine="720"/>
        <w:rPr>
          <w:rFonts w:asciiTheme="majorHAnsi" w:hAnsiTheme="majorHAnsi"/>
          <w:sz w:val="28"/>
          <w:szCs w:val="28"/>
        </w:rPr>
      </w:pPr>
    </w:p>
    <w:p w:rsidR="00C61295" w:rsidRDefault="00C61295" w:rsidP="00DE1723">
      <w:pPr>
        <w:ind w:firstLine="720"/>
        <w:rPr>
          <w:rFonts w:asciiTheme="majorHAnsi" w:hAnsiTheme="majorHAnsi"/>
          <w:sz w:val="28"/>
          <w:szCs w:val="28"/>
        </w:rPr>
      </w:pPr>
    </w:p>
    <w:p w:rsidR="00C61295" w:rsidRDefault="00C61295" w:rsidP="00DE1723">
      <w:pPr>
        <w:ind w:firstLine="720"/>
        <w:rPr>
          <w:rFonts w:asciiTheme="majorHAnsi" w:hAnsiTheme="majorHAnsi"/>
          <w:sz w:val="28"/>
          <w:szCs w:val="28"/>
        </w:rPr>
      </w:pPr>
    </w:p>
    <w:tbl>
      <w:tblPr>
        <w:tblW w:w="5000" w:type="pct"/>
        <w:tblLook w:val="04A0"/>
      </w:tblPr>
      <w:tblGrid>
        <w:gridCol w:w="871"/>
        <w:gridCol w:w="7791"/>
        <w:gridCol w:w="580"/>
      </w:tblGrid>
      <w:tr w:rsidR="008D360D" w:rsidRPr="00B24ED7" w:rsidTr="008D1582">
        <w:trPr>
          <w:trHeight w:val="702"/>
        </w:trPr>
        <w:tc>
          <w:tcPr>
            <w:tcW w:w="47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360D" w:rsidRPr="00B24ED7" w:rsidRDefault="008D360D" w:rsidP="008D1582">
            <w:pPr>
              <w:spacing w:after="0"/>
              <w:jc w:val="center"/>
              <w:rPr>
                <w:rFonts w:ascii="Cambria" w:eastAsia="Times New Roman" w:hAnsi="Cambria" w:cs="Times New Roman"/>
                <w:b/>
                <w:bCs/>
                <w:color w:val="000000"/>
                <w:sz w:val="28"/>
                <w:szCs w:val="28"/>
                <w:lang w:eastAsia="en-IN" w:bidi="ta-IN"/>
              </w:rPr>
            </w:pPr>
            <w:proofErr w:type="spellStart"/>
            <w:r w:rsidRPr="00B24ED7">
              <w:rPr>
                <w:rFonts w:ascii="Cambria" w:eastAsia="Times New Roman" w:hAnsi="Cambria" w:cs="Times New Roman"/>
                <w:b/>
                <w:bCs/>
                <w:color w:val="000000"/>
                <w:sz w:val="28"/>
                <w:szCs w:val="28"/>
                <w:lang w:eastAsia="en-IN" w:bidi="ta-IN"/>
              </w:rPr>
              <w:lastRenderedPageBreak/>
              <w:t>S.no</w:t>
            </w:r>
            <w:proofErr w:type="spellEnd"/>
          </w:p>
        </w:tc>
        <w:tc>
          <w:tcPr>
            <w:tcW w:w="4215" w:type="pct"/>
            <w:tcBorders>
              <w:top w:val="single" w:sz="4" w:space="0" w:color="auto"/>
              <w:left w:val="nil"/>
              <w:bottom w:val="single" w:sz="4" w:space="0" w:color="auto"/>
              <w:right w:val="single" w:sz="4" w:space="0" w:color="auto"/>
            </w:tcBorders>
            <w:shd w:val="clear" w:color="auto" w:fill="auto"/>
            <w:noWrap/>
            <w:vAlign w:val="bottom"/>
            <w:hideMark/>
          </w:tcPr>
          <w:p w:rsidR="008D360D" w:rsidRPr="00B24ED7" w:rsidRDefault="008D360D" w:rsidP="008D1582">
            <w:pPr>
              <w:spacing w:after="0"/>
              <w:jc w:val="center"/>
              <w:rPr>
                <w:rFonts w:ascii="Cambria" w:eastAsia="Times New Roman" w:hAnsi="Cambria" w:cs="Times New Roman"/>
                <w:b/>
                <w:bCs/>
                <w:color w:val="000000"/>
                <w:sz w:val="28"/>
                <w:szCs w:val="28"/>
                <w:lang w:eastAsia="en-IN" w:bidi="ta-IN"/>
              </w:rPr>
            </w:pPr>
            <w:r w:rsidRPr="00B24ED7">
              <w:rPr>
                <w:rFonts w:ascii="Cambria" w:eastAsia="Times New Roman" w:hAnsi="Cambria" w:cs="Times New Roman"/>
                <w:b/>
                <w:bCs/>
                <w:color w:val="000000"/>
                <w:sz w:val="28"/>
                <w:szCs w:val="28"/>
                <w:lang w:eastAsia="en-IN" w:bidi="ta-IN"/>
              </w:rPr>
              <w:t>List of Educational Partners</w:t>
            </w:r>
          </w:p>
        </w:tc>
        <w:tc>
          <w:tcPr>
            <w:tcW w:w="315" w:type="pct"/>
            <w:tcBorders>
              <w:top w:val="nil"/>
              <w:left w:val="nil"/>
              <w:bottom w:val="nil"/>
              <w:right w:val="nil"/>
            </w:tcBorders>
            <w:shd w:val="clear" w:color="auto" w:fill="auto"/>
            <w:noWrap/>
            <w:vAlign w:val="bottom"/>
            <w:hideMark/>
          </w:tcPr>
          <w:p w:rsidR="008D360D" w:rsidRPr="00B24ED7" w:rsidRDefault="008D360D" w:rsidP="008D1582">
            <w:pPr>
              <w:spacing w:after="0" w:line="240" w:lineRule="auto"/>
              <w:jc w:val="center"/>
              <w:rPr>
                <w:rFonts w:ascii="Cambria" w:eastAsia="Times New Roman" w:hAnsi="Cambria" w:cs="Times New Roman"/>
                <w:b/>
                <w:bCs/>
                <w:color w:val="000000"/>
                <w:sz w:val="28"/>
                <w:szCs w:val="28"/>
                <w:lang w:eastAsia="en-IN" w:bidi="ta-IN"/>
              </w:rPr>
            </w:pPr>
          </w:p>
        </w:tc>
      </w:tr>
      <w:tr w:rsidR="008D360D" w:rsidRPr="00B24ED7" w:rsidTr="008D1582">
        <w:trPr>
          <w:trHeight w:val="49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w:t>
            </w:r>
          </w:p>
        </w:tc>
        <w:tc>
          <w:tcPr>
            <w:tcW w:w="4215" w:type="pct"/>
            <w:tcBorders>
              <w:top w:val="nil"/>
              <w:left w:val="nil"/>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Arunai</w:t>
            </w:r>
            <w:proofErr w:type="spellEnd"/>
            <w:r w:rsidRPr="00B24ED7">
              <w:rPr>
                <w:rFonts w:ascii="Cambria" w:eastAsia="Times New Roman" w:hAnsi="Cambria" w:cs="Times New Roman"/>
                <w:color w:val="000000"/>
                <w:sz w:val="24"/>
                <w:szCs w:val="24"/>
                <w:lang w:eastAsia="en-IN" w:bidi="ta-IN"/>
              </w:rPr>
              <w:t xml:space="preserve"> Engineering College</w:t>
            </w:r>
            <w:ins w:id="5" w:author="Darlene" w:date="2017-01-23T11:59:00Z">
              <w:r>
                <w:rPr>
                  <w:rFonts w:ascii="Cambria" w:eastAsia="Times New Roman" w:hAnsi="Cambria" w:cs="Times New Roman"/>
                  <w:color w:val="000000"/>
                  <w:sz w:val="24"/>
                  <w:szCs w:val="24"/>
                  <w:lang w:eastAsia="en-IN" w:bidi="ta-IN"/>
                </w:rPr>
                <w:t>,</w:t>
              </w:r>
            </w:ins>
            <w:del w:id="6" w:author="Darlene" w:date="2017-01-23T11:59:00Z">
              <w:r w:rsidRPr="00B24ED7" w:rsidDel="00AF212F">
                <w:rPr>
                  <w:rFonts w:ascii="Cambria" w:eastAsia="Times New Roman" w:hAnsi="Cambria" w:cs="Times New Roman"/>
                  <w:color w:val="000000"/>
                  <w:sz w:val="24"/>
                  <w:szCs w:val="24"/>
                  <w:lang w:eastAsia="en-IN" w:bidi="ta-IN"/>
                </w:rPr>
                <w:delText>.</w:delText>
              </w:r>
            </w:del>
            <w:r w:rsidRPr="00B24ED7">
              <w:rPr>
                <w:rFonts w:ascii="Cambria" w:eastAsia="Times New Roman" w:hAnsi="Cambria" w:cs="Times New Roman"/>
                <w:color w:val="000000"/>
                <w:sz w:val="24"/>
                <w:szCs w:val="24"/>
                <w:lang w:eastAsia="en-IN" w:bidi="ta-IN"/>
              </w:rPr>
              <w:t xml:space="preserve"> Tiruvannamalai</w:t>
            </w:r>
          </w:p>
        </w:tc>
        <w:tc>
          <w:tcPr>
            <w:tcW w:w="315" w:type="pct"/>
            <w:tcBorders>
              <w:top w:val="nil"/>
              <w:left w:val="nil"/>
              <w:bottom w:val="nil"/>
              <w:right w:val="nil"/>
            </w:tcBorders>
            <w:shd w:val="clear" w:color="000000" w:fill="FFFFFF"/>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w:t>
            </w:r>
          </w:p>
        </w:tc>
      </w:tr>
      <w:tr w:rsidR="008D360D" w:rsidRPr="00B24ED7" w:rsidTr="008D1582">
        <w:trPr>
          <w:trHeight w:val="49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w:t>
            </w:r>
          </w:p>
        </w:tc>
        <w:tc>
          <w:tcPr>
            <w:tcW w:w="4215" w:type="pct"/>
            <w:tcBorders>
              <w:top w:val="nil"/>
              <w:left w:val="nil"/>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S.K.P Institute of Technology</w:t>
            </w:r>
            <w:ins w:id="7" w:author="Darlene" w:date="2017-01-23T11:59:00Z">
              <w:r>
                <w:rPr>
                  <w:rFonts w:ascii="Cambria" w:eastAsia="Times New Roman" w:hAnsi="Cambria" w:cs="Times New Roman"/>
                  <w:color w:val="000000"/>
                  <w:sz w:val="24"/>
                  <w:szCs w:val="24"/>
                  <w:lang w:eastAsia="en-IN" w:bidi="ta-IN"/>
                </w:rPr>
                <w:t xml:space="preserve"> </w:t>
              </w:r>
            </w:ins>
            <w:r w:rsidRPr="00B24ED7">
              <w:rPr>
                <w:rFonts w:ascii="Cambria" w:eastAsia="Times New Roman" w:hAnsi="Cambria" w:cs="Times New Roman"/>
                <w:color w:val="000000"/>
                <w:sz w:val="24"/>
                <w:szCs w:val="24"/>
                <w:lang w:eastAsia="en-IN" w:bidi="ta-IN"/>
              </w:rPr>
              <w:t>-</w:t>
            </w:r>
            <w:ins w:id="8" w:author="Darlene" w:date="2017-01-23T11:59:00Z">
              <w:r>
                <w:rPr>
                  <w:rFonts w:ascii="Cambria" w:eastAsia="Times New Roman" w:hAnsi="Cambria" w:cs="Times New Roman"/>
                  <w:color w:val="000000"/>
                  <w:sz w:val="24"/>
                  <w:szCs w:val="24"/>
                  <w:lang w:eastAsia="en-IN" w:bidi="ta-IN"/>
                </w:rPr>
                <w:t xml:space="preserve"> </w:t>
              </w:r>
            </w:ins>
            <w:r w:rsidRPr="00B24ED7">
              <w:rPr>
                <w:rFonts w:ascii="Cambria" w:eastAsia="Times New Roman" w:hAnsi="Cambria" w:cs="Times New Roman"/>
                <w:color w:val="000000"/>
                <w:sz w:val="24"/>
                <w:szCs w:val="24"/>
                <w:lang w:eastAsia="en-IN" w:bidi="ta-IN"/>
              </w:rPr>
              <w:t>Tiruvannamalai</w:t>
            </w:r>
          </w:p>
        </w:tc>
        <w:tc>
          <w:tcPr>
            <w:tcW w:w="315" w:type="pct"/>
            <w:tcBorders>
              <w:top w:val="nil"/>
              <w:left w:val="nil"/>
              <w:bottom w:val="nil"/>
              <w:right w:val="nil"/>
            </w:tcBorders>
            <w:shd w:val="clear" w:color="000000" w:fill="FFFFFF"/>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w:t>
            </w:r>
          </w:p>
        </w:tc>
      </w:tr>
      <w:tr w:rsidR="008D360D" w:rsidRPr="00B24ED7" w:rsidTr="008D1582">
        <w:trPr>
          <w:trHeight w:val="490"/>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3</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xml:space="preserve">Sri </w:t>
            </w:r>
            <w:proofErr w:type="spellStart"/>
            <w:r w:rsidRPr="00B24ED7">
              <w:rPr>
                <w:rFonts w:ascii="Cambria" w:eastAsia="Times New Roman" w:hAnsi="Cambria" w:cs="Times New Roman"/>
                <w:color w:val="000000"/>
                <w:sz w:val="24"/>
                <w:szCs w:val="24"/>
                <w:lang w:eastAsia="en-IN" w:bidi="ta-IN"/>
              </w:rPr>
              <w:t>Sakthi</w:t>
            </w:r>
            <w:proofErr w:type="spellEnd"/>
            <w:r w:rsidRPr="00B24ED7">
              <w:rPr>
                <w:rFonts w:ascii="Cambria" w:eastAsia="Times New Roman" w:hAnsi="Cambria" w:cs="Times New Roman"/>
                <w:color w:val="000000"/>
                <w:sz w:val="24"/>
                <w:szCs w:val="24"/>
                <w:lang w:eastAsia="en-IN" w:bidi="ta-IN"/>
              </w:rPr>
              <w:t xml:space="preserve"> Polytechnic College - </w:t>
            </w:r>
            <w:proofErr w:type="spellStart"/>
            <w:r w:rsidRPr="00B24ED7">
              <w:rPr>
                <w:rFonts w:ascii="Cambria" w:eastAsia="Times New Roman" w:hAnsi="Cambria" w:cs="Times New Roman"/>
                <w:color w:val="000000"/>
                <w:sz w:val="24"/>
                <w:szCs w:val="24"/>
                <w:lang w:eastAsia="en-IN" w:bidi="ta-IN"/>
              </w:rPr>
              <w:t>Chengam</w:t>
            </w:r>
            <w:proofErr w:type="spellEnd"/>
          </w:p>
        </w:tc>
        <w:tc>
          <w:tcPr>
            <w:tcW w:w="315" w:type="pct"/>
            <w:vMerge w:val="restart"/>
            <w:tcBorders>
              <w:top w:val="nil"/>
              <w:left w:val="single" w:sz="4" w:space="0" w:color="auto"/>
              <w:bottom w:val="nil"/>
              <w:right w:val="nil"/>
            </w:tcBorders>
            <w:shd w:val="clear" w:color="000000" w:fill="F2DDDC"/>
            <w:noWrap/>
            <w:textDirection w:val="btLr"/>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Vocational Training</w:t>
            </w:r>
          </w:p>
        </w:tc>
      </w:tr>
      <w:tr w:rsidR="008D360D" w:rsidRPr="00B24ED7" w:rsidTr="008D1582">
        <w:trPr>
          <w:trHeight w:val="490"/>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4</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Vignesh</w:t>
            </w:r>
            <w:proofErr w:type="spellEnd"/>
            <w:r w:rsidRPr="00B24ED7">
              <w:rPr>
                <w:rFonts w:ascii="Cambria" w:eastAsia="Times New Roman" w:hAnsi="Cambria" w:cs="Times New Roman"/>
                <w:color w:val="000000"/>
                <w:sz w:val="24"/>
                <w:szCs w:val="24"/>
                <w:lang w:eastAsia="en-IN" w:bidi="ta-IN"/>
              </w:rPr>
              <w:t xml:space="preserve"> Polytechnic College, Tiruvannamalai</w:t>
            </w:r>
          </w:p>
        </w:tc>
        <w:tc>
          <w:tcPr>
            <w:tcW w:w="315" w:type="pct"/>
            <w:vMerge/>
            <w:tcBorders>
              <w:top w:val="nil"/>
              <w:left w:val="single" w:sz="4" w:space="0" w:color="auto"/>
              <w:bottom w:val="nil"/>
              <w:right w:val="nil"/>
            </w:tcBorders>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490"/>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5</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Thirumala</w:t>
            </w:r>
            <w:proofErr w:type="spellEnd"/>
            <w:r w:rsidRPr="00B24ED7">
              <w:rPr>
                <w:rFonts w:ascii="Cambria" w:eastAsia="Times New Roman" w:hAnsi="Cambria" w:cs="Times New Roman"/>
                <w:color w:val="000000"/>
                <w:sz w:val="24"/>
                <w:szCs w:val="24"/>
                <w:lang w:eastAsia="en-IN" w:bidi="ta-IN"/>
              </w:rPr>
              <w:t xml:space="preserve"> Polytechnic College, Tiruvannamalai</w:t>
            </w:r>
          </w:p>
        </w:tc>
        <w:tc>
          <w:tcPr>
            <w:tcW w:w="315" w:type="pct"/>
            <w:vMerge/>
            <w:tcBorders>
              <w:top w:val="nil"/>
              <w:left w:val="single" w:sz="4" w:space="0" w:color="auto"/>
              <w:bottom w:val="nil"/>
              <w:right w:val="nil"/>
            </w:tcBorders>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461"/>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6</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Rajalakshmi</w:t>
            </w:r>
            <w:proofErr w:type="spellEnd"/>
            <w:r w:rsidRPr="00B24ED7">
              <w:rPr>
                <w:rFonts w:ascii="Cambria" w:eastAsia="Times New Roman" w:hAnsi="Cambria" w:cs="Times New Roman"/>
                <w:color w:val="000000"/>
                <w:sz w:val="24"/>
                <w:szCs w:val="24"/>
                <w:lang w:eastAsia="en-IN" w:bidi="ta-IN"/>
              </w:rPr>
              <w:t xml:space="preserve"> Polytechnic College - </w:t>
            </w:r>
            <w:proofErr w:type="spellStart"/>
            <w:r w:rsidRPr="00B24ED7">
              <w:rPr>
                <w:rFonts w:ascii="Cambria" w:eastAsia="Times New Roman" w:hAnsi="Cambria" w:cs="Times New Roman"/>
                <w:color w:val="000000"/>
                <w:sz w:val="24"/>
                <w:szCs w:val="24"/>
                <w:lang w:eastAsia="en-IN" w:bidi="ta-IN"/>
              </w:rPr>
              <w:t>Somasipadi</w:t>
            </w:r>
            <w:proofErr w:type="spellEnd"/>
          </w:p>
        </w:tc>
        <w:tc>
          <w:tcPr>
            <w:tcW w:w="315" w:type="pct"/>
            <w:vMerge/>
            <w:tcBorders>
              <w:top w:val="nil"/>
              <w:left w:val="single" w:sz="4" w:space="0" w:color="auto"/>
              <w:bottom w:val="nil"/>
              <w:right w:val="nil"/>
            </w:tcBorders>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3"/>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7</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TVS Polytechnic, Chennai</w:t>
            </w:r>
          </w:p>
        </w:tc>
        <w:tc>
          <w:tcPr>
            <w:tcW w:w="315" w:type="pct"/>
            <w:vMerge/>
            <w:tcBorders>
              <w:top w:val="nil"/>
              <w:left w:val="single" w:sz="4" w:space="0" w:color="auto"/>
              <w:bottom w:val="nil"/>
              <w:right w:val="nil"/>
            </w:tcBorders>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03"/>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8</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Gedee</w:t>
            </w:r>
            <w:proofErr w:type="spellEnd"/>
            <w:r w:rsidRPr="00B24ED7">
              <w:rPr>
                <w:rFonts w:ascii="Cambria" w:eastAsia="Times New Roman" w:hAnsi="Cambria" w:cs="Times New Roman"/>
                <w:color w:val="000000"/>
                <w:sz w:val="24"/>
                <w:szCs w:val="24"/>
                <w:lang w:eastAsia="en-IN" w:bidi="ta-IN"/>
              </w:rPr>
              <w:t xml:space="preserve"> Technical Training Institute - Coimbatore</w:t>
            </w:r>
          </w:p>
        </w:tc>
        <w:tc>
          <w:tcPr>
            <w:tcW w:w="315" w:type="pct"/>
            <w:vMerge/>
            <w:tcBorders>
              <w:top w:val="nil"/>
              <w:left w:val="single" w:sz="4" w:space="0" w:color="auto"/>
              <w:bottom w:val="nil"/>
              <w:right w:val="nil"/>
            </w:tcBorders>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9</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Kamban</w:t>
            </w:r>
            <w:proofErr w:type="spellEnd"/>
            <w:r w:rsidRPr="00B24ED7">
              <w:rPr>
                <w:rFonts w:ascii="Cambria" w:eastAsia="Times New Roman" w:hAnsi="Cambria" w:cs="Times New Roman"/>
                <w:color w:val="000000"/>
                <w:sz w:val="24"/>
                <w:szCs w:val="24"/>
                <w:lang w:eastAsia="en-IN" w:bidi="ta-IN"/>
              </w:rPr>
              <w:t xml:space="preserve"> ITI</w:t>
            </w:r>
            <w:ins w:id="9" w:author="Darlene" w:date="2017-01-23T12:00:00Z">
              <w:r>
                <w:rPr>
                  <w:rFonts w:ascii="Cambria" w:eastAsia="Times New Roman" w:hAnsi="Cambria" w:cs="Times New Roman"/>
                  <w:color w:val="000000"/>
                  <w:sz w:val="24"/>
                  <w:szCs w:val="24"/>
                  <w:lang w:eastAsia="en-IN" w:bidi="ta-IN"/>
                </w:rPr>
                <w:t xml:space="preserve"> </w:t>
              </w:r>
            </w:ins>
            <w:r w:rsidRPr="00B24ED7">
              <w:rPr>
                <w:rFonts w:ascii="Cambria" w:eastAsia="Times New Roman" w:hAnsi="Cambria" w:cs="Times New Roman"/>
                <w:color w:val="000000"/>
                <w:sz w:val="24"/>
                <w:szCs w:val="24"/>
                <w:lang w:eastAsia="en-IN" w:bidi="ta-IN"/>
              </w:rPr>
              <w:t>- Tiruvannamalai</w:t>
            </w:r>
          </w:p>
        </w:tc>
        <w:tc>
          <w:tcPr>
            <w:tcW w:w="315" w:type="pct"/>
            <w:vMerge/>
            <w:tcBorders>
              <w:top w:val="nil"/>
              <w:left w:val="single" w:sz="4" w:space="0" w:color="auto"/>
              <w:bottom w:val="nil"/>
              <w:right w:val="nil"/>
            </w:tcBorders>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10</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xml:space="preserve">Sri </w:t>
            </w:r>
            <w:proofErr w:type="spellStart"/>
            <w:r w:rsidRPr="00B24ED7">
              <w:rPr>
                <w:rFonts w:ascii="Cambria" w:eastAsia="Times New Roman" w:hAnsi="Cambria" w:cs="Times New Roman"/>
                <w:color w:val="000000"/>
                <w:sz w:val="24"/>
                <w:szCs w:val="24"/>
                <w:lang w:eastAsia="en-IN" w:bidi="ta-IN"/>
              </w:rPr>
              <w:t>Srinivasa</w:t>
            </w:r>
            <w:proofErr w:type="spellEnd"/>
            <w:r w:rsidRPr="00B24ED7">
              <w:rPr>
                <w:rFonts w:ascii="Cambria" w:eastAsia="Times New Roman" w:hAnsi="Cambria" w:cs="Times New Roman"/>
                <w:color w:val="000000"/>
                <w:sz w:val="24"/>
                <w:szCs w:val="24"/>
                <w:lang w:eastAsia="en-IN" w:bidi="ta-IN"/>
              </w:rPr>
              <w:t xml:space="preserve"> ITI</w:t>
            </w:r>
            <w:ins w:id="10" w:author="Darlene" w:date="2017-01-23T12:00:00Z">
              <w:r>
                <w:rPr>
                  <w:rFonts w:ascii="Cambria" w:eastAsia="Times New Roman" w:hAnsi="Cambria" w:cs="Times New Roman"/>
                  <w:color w:val="000000"/>
                  <w:sz w:val="24"/>
                  <w:szCs w:val="24"/>
                  <w:lang w:eastAsia="en-IN" w:bidi="ta-IN"/>
                </w:rPr>
                <w:t xml:space="preserve"> </w:t>
              </w:r>
            </w:ins>
            <w:r w:rsidRPr="00B24ED7">
              <w:rPr>
                <w:rFonts w:ascii="Cambria" w:eastAsia="Times New Roman" w:hAnsi="Cambria" w:cs="Times New Roman"/>
                <w:color w:val="000000"/>
                <w:sz w:val="24"/>
                <w:szCs w:val="24"/>
                <w:lang w:eastAsia="en-IN" w:bidi="ta-IN"/>
              </w:rPr>
              <w:t>-</w:t>
            </w:r>
            <w:ins w:id="11" w:author="Darlene" w:date="2017-01-23T12:00:00Z">
              <w:r>
                <w:rPr>
                  <w:rFonts w:ascii="Cambria" w:eastAsia="Times New Roman" w:hAnsi="Cambria" w:cs="Times New Roman"/>
                  <w:color w:val="000000"/>
                  <w:sz w:val="24"/>
                  <w:szCs w:val="24"/>
                  <w:lang w:eastAsia="en-IN" w:bidi="ta-IN"/>
                </w:rPr>
                <w:t xml:space="preserve"> </w:t>
              </w:r>
            </w:ins>
            <w:proofErr w:type="spellStart"/>
            <w:r w:rsidRPr="00B24ED7">
              <w:rPr>
                <w:rFonts w:ascii="Cambria" w:eastAsia="Times New Roman" w:hAnsi="Cambria" w:cs="Times New Roman"/>
                <w:color w:val="000000"/>
                <w:sz w:val="24"/>
                <w:szCs w:val="24"/>
                <w:lang w:eastAsia="en-IN" w:bidi="ta-IN"/>
              </w:rPr>
              <w:t>Thandarampattu</w:t>
            </w:r>
            <w:proofErr w:type="spellEnd"/>
          </w:p>
        </w:tc>
        <w:tc>
          <w:tcPr>
            <w:tcW w:w="315" w:type="pct"/>
            <w:vMerge/>
            <w:tcBorders>
              <w:top w:val="nil"/>
              <w:left w:val="single" w:sz="4" w:space="0" w:color="auto"/>
              <w:bottom w:val="nil"/>
              <w:right w:val="nil"/>
            </w:tcBorders>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11</w:t>
            </w:r>
          </w:p>
        </w:tc>
        <w:tc>
          <w:tcPr>
            <w:tcW w:w="4215" w:type="pct"/>
            <w:tcBorders>
              <w:top w:val="nil"/>
              <w:left w:val="nil"/>
              <w:bottom w:val="single" w:sz="4" w:space="0" w:color="auto"/>
              <w:right w:val="single" w:sz="4" w:space="0" w:color="auto"/>
            </w:tcBorders>
            <w:shd w:val="clear" w:color="000000" w:fill="F2DDDC"/>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Arunai</w:t>
            </w:r>
            <w:proofErr w:type="spellEnd"/>
            <w:r w:rsidRPr="00B24ED7">
              <w:rPr>
                <w:rFonts w:ascii="Cambria" w:eastAsia="Times New Roman" w:hAnsi="Cambria" w:cs="Times New Roman"/>
                <w:color w:val="000000"/>
                <w:sz w:val="24"/>
                <w:szCs w:val="24"/>
                <w:lang w:eastAsia="en-IN" w:bidi="ta-IN"/>
              </w:rPr>
              <w:t xml:space="preserve"> ITI, Tiruvannamalai</w:t>
            </w:r>
          </w:p>
        </w:tc>
        <w:tc>
          <w:tcPr>
            <w:tcW w:w="315" w:type="pct"/>
            <w:vMerge/>
            <w:tcBorders>
              <w:top w:val="nil"/>
              <w:left w:val="single" w:sz="4" w:space="0" w:color="auto"/>
              <w:bottom w:val="nil"/>
              <w:right w:val="nil"/>
            </w:tcBorders>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12</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Vishan</w:t>
            </w:r>
            <w:proofErr w:type="spellEnd"/>
            <w:r w:rsidRPr="00B24ED7">
              <w:rPr>
                <w:rFonts w:ascii="Cambria" w:eastAsia="Times New Roman" w:hAnsi="Cambria" w:cs="Times New Roman"/>
                <w:color w:val="000000"/>
                <w:sz w:val="24"/>
                <w:szCs w:val="24"/>
                <w:lang w:eastAsia="en-IN" w:bidi="ta-IN"/>
              </w:rPr>
              <w:t xml:space="preserve"> Paramedical, Tiruvannamalai</w:t>
            </w:r>
          </w:p>
        </w:tc>
        <w:tc>
          <w:tcPr>
            <w:tcW w:w="315" w:type="pct"/>
            <w:tcBorders>
              <w:top w:val="nil"/>
              <w:left w:val="nil"/>
              <w:bottom w:val="nil"/>
              <w:right w:val="nil"/>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13</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xml:space="preserve">Sri </w:t>
            </w:r>
            <w:proofErr w:type="spellStart"/>
            <w:r w:rsidRPr="00B24ED7">
              <w:rPr>
                <w:rFonts w:ascii="Cambria" w:eastAsia="Times New Roman" w:hAnsi="Cambria" w:cs="Times New Roman"/>
                <w:color w:val="000000"/>
                <w:sz w:val="24"/>
                <w:szCs w:val="24"/>
                <w:lang w:eastAsia="en-IN" w:bidi="ta-IN"/>
              </w:rPr>
              <w:t>Narayani</w:t>
            </w:r>
            <w:proofErr w:type="spellEnd"/>
            <w:r w:rsidRPr="00B24ED7">
              <w:rPr>
                <w:rFonts w:ascii="Cambria" w:eastAsia="Times New Roman" w:hAnsi="Cambria" w:cs="Times New Roman"/>
                <w:color w:val="000000"/>
                <w:sz w:val="24"/>
                <w:szCs w:val="24"/>
                <w:lang w:eastAsia="en-IN" w:bidi="ta-IN"/>
              </w:rPr>
              <w:t xml:space="preserve"> College of Nursing, Vellore</w:t>
            </w:r>
          </w:p>
        </w:tc>
        <w:tc>
          <w:tcPr>
            <w:tcW w:w="315" w:type="pct"/>
            <w:tcBorders>
              <w:top w:val="nil"/>
              <w:left w:val="nil"/>
              <w:bottom w:val="nil"/>
              <w:right w:val="nil"/>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14</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Annamalaiyar</w:t>
            </w:r>
            <w:proofErr w:type="spellEnd"/>
            <w:r w:rsidRPr="00B24ED7">
              <w:rPr>
                <w:rFonts w:ascii="Cambria" w:eastAsia="Times New Roman" w:hAnsi="Cambria" w:cs="Times New Roman"/>
                <w:color w:val="000000"/>
                <w:sz w:val="24"/>
                <w:szCs w:val="24"/>
                <w:lang w:eastAsia="en-IN" w:bidi="ta-IN"/>
              </w:rPr>
              <w:t xml:space="preserve"> Paramedical, Tiruvannamalai</w:t>
            </w:r>
          </w:p>
        </w:tc>
        <w:tc>
          <w:tcPr>
            <w:tcW w:w="315" w:type="pct"/>
            <w:tcBorders>
              <w:top w:val="nil"/>
              <w:left w:val="nil"/>
              <w:bottom w:val="nil"/>
              <w:right w:val="nil"/>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15</w:t>
            </w:r>
          </w:p>
        </w:tc>
        <w:tc>
          <w:tcPr>
            <w:tcW w:w="4215" w:type="pct"/>
            <w:tcBorders>
              <w:top w:val="nil"/>
              <w:left w:val="nil"/>
              <w:bottom w:val="single" w:sz="4" w:space="0" w:color="auto"/>
              <w:right w:val="single" w:sz="4" w:space="0" w:color="auto"/>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Vingesh</w:t>
            </w:r>
            <w:proofErr w:type="spellEnd"/>
            <w:r w:rsidRPr="00B24ED7">
              <w:rPr>
                <w:rFonts w:ascii="Cambria" w:eastAsia="Times New Roman" w:hAnsi="Cambria" w:cs="Times New Roman"/>
                <w:color w:val="000000"/>
                <w:sz w:val="24"/>
                <w:szCs w:val="24"/>
                <w:lang w:eastAsia="en-IN" w:bidi="ta-IN"/>
              </w:rPr>
              <w:t xml:space="preserve"> Nursing College Tiruvannamalai</w:t>
            </w:r>
          </w:p>
        </w:tc>
        <w:tc>
          <w:tcPr>
            <w:tcW w:w="315" w:type="pct"/>
            <w:tcBorders>
              <w:top w:val="nil"/>
              <w:left w:val="nil"/>
              <w:bottom w:val="nil"/>
              <w:right w:val="nil"/>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16</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xml:space="preserve">KMC College of Nursing - </w:t>
            </w:r>
            <w:proofErr w:type="spellStart"/>
            <w:r w:rsidRPr="00B24ED7">
              <w:rPr>
                <w:rFonts w:ascii="Cambria" w:eastAsia="Times New Roman" w:hAnsi="Cambria" w:cs="Times New Roman"/>
                <w:color w:val="000000"/>
                <w:sz w:val="24"/>
                <w:szCs w:val="24"/>
                <w:lang w:eastAsia="en-IN" w:bidi="ta-IN"/>
              </w:rPr>
              <w:t>Trichi</w:t>
            </w:r>
            <w:proofErr w:type="spellEnd"/>
          </w:p>
        </w:tc>
        <w:tc>
          <w:tcPr>
            <w:tcW w:w="315" w:type="pct"/>
            <w:tcBorders>
              <w:top w:val="nil"/>
              <w:left w:val="nil"/>
              <w:bottom w:val="nil"/>
              <w:right w:val="nil"/>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17</w:t>
            </w:r>
          </w:p>
        </w:tc>
        <w:tc>
          <w:tcPr>
            <w:tcW w:w="4215" w:type="pct"/>
            <w:tcBorders>
              <w:top w:val="nil"/>
              <w:left w:val="nil"/>
              <w:bottom w:val="single" w:sz="4" w:space="0" w:color="auto"/>
              <w:right w:val="single" w:sz="4" w:space="0" w:color="auto"/>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Kamalakshi</w:t>
            </w:r>
            <w:proofErr w:type="spellEnd"/>
            <w:r w:rsidRPr="00B24ED7">
              <w:rPr>
                <w:rFonts w:ascii="Cambria" w:eastAsia="Times New Roman" w:hAnsi="Cambria" w:cs="Times New Roman"/>
                <w:color w:val="000000"/>
                <w:sz w:val="24"/>
                <w:szCs w:val="24"/>
                <w:lang w:eastAsia="en-IN" w:bidi="ta-IN"/>
              </w:rPr>
              <w:t xml:space="preserve"> </w:t>
            </w:r>
            <w:proofErr w:type="spellStart"/>
            <w:r w:rsidRPr="00B24ED7">
              <w:rPr>
                <w:rFonts w:ascii="Cambria" w:eastAsia="Times New Roman" w:hAnsi="Cambria" w:cs="Times New Roman"/>
                <w:color w:val="000000"/>
                <w:sz w:val="24"/>
                <w:szCs w:val="24"/>
                <w:lang w:eastAsia="en-IN" w:bidi="ta-IN"/>
              </w:rPr>
              <w:t>Pandurangan</w:t>
            </w:r>
            <w:proofErr w:type="spellEnd"/>
            <w:r w:rsidRPr="00B24ED7">
              <w:rPr>
                <w:rFonts w:ascii="Cambria" w:eastAsia="Times New Roman" w:hAnsi="Cambria" w:cs="Times New Roman"/>
                <w:color w:val="000000"/>
                <w:sz w:val="24"/>
                <w:szCs w:val="24"/>
                <w:lang w:eastAsia="en-IN" w:bidi="ta-IN"/>
              </w:rPr>
              <w:t xml:space="preserve"> College of Pharmacy, Tiruvannamalai</w:t>
            </w:r>
            <w:del w:id="12" w:author="Darlene" w:date="2017-01-23T12:01:00Z">
              <w:r w:rsidRPr="00B24ED7" w:rsidDel="00AF212F">
                <w:rPr>
                  <w:rFonts w:ascii="Cambria" w:eastAsia="Times New Roman" w:hAnsi="Cambria" w:cs="Times New Roman"/>
                  <w:color w:val="000000"/>
                  <w:sz w:val="24"/>
                  <w:szCs w:val="24"/>
                  <w:lang w:eastAsia="en-IN" w:bidi="ta-IN"/>
                </w:rPr>
                <w:delText>.</w:delText>
              </w:r>
            </w:del>
          </w:p>
        </w:tc>
        <w:tc>
          <w:tcPr>
            <w:tcW w:w="315" w:type="pct"/>
            <w:tcBorders>
              <w:top w:val="nil"/>
              <w:left w:val="nil"/>
              <w:bottom w:val="nil"/>
              <w:right w:val="nil"/>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18</w:t>
            </w:r>
          </w:p>
        </w:tc>
        <w:tc>
          <w:tcPr>
            <w:tcW w:w="4215" w:type="pct"/>
            <w:tcBorders>
              <w:top w:val="nil"/>
              <w:left w:val="nil"/>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Srinivasa</w:t>
            </w:r>
            <w:proofErr w:type="spellEnd"/>
            <w:r w:rsidRPr="00B24ED7">
              <w:rPr>
                <w:rFonts w:ascii="Cambria" w:eastAsia="Times New Roman" w:hAnsi="Cambria" w:cs="Times New Roman"/>
                <w:color w:val="000000"/>
                <w:sz w:val="24"/>
                <w:szCs w:val="24"/>
                <w:lang w:eastAsia="en-IN" w:bidi="ta-IN"/>
              </w:rPr>
              <w:t xml:space="preserve"> Paramedical College - Tiruvannamalai</w:t>
            </w:r>
          </w:p>
        </w:tc>
        <w:tc>
          <w:tcPr>
            <w:tcW w:w="315" w:type="pct"/>
            <w:tcBorders>
              <w:top w:val="nil"/>
              <w:left w:val="nil"/>
              <w:bottom w:val="nil"/>
              <w:right w:val="nil"/>
            </w:tcBorders>
            <w:shd w:val="clear" w:color="000000" w:fill="FFFFFF"/>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w:t>
            </w: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19</w:t>
            </w:r>
          </w:p>
        </w:tc>
        <w:tc>
          <w:tcPr>
            <w:tcW w:w="4215" w:type="pct"/>
            <w:tcBorders>
              <w:top w:val="nil"/>
              <w:left w:val="nil"/>
              <w:bottom w:val="single" w:sz="4" w:space="0" w:color="auto"/>
              <w:right w:val="single" w:sz="4" w:space="0" w:color="auto"/>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Vingesh</w:t>
            </w:r>
            <w:proofErr w:type="spellEnd"/>
            <w:r w:rsidRPr="00B24ED7">
              <w:rPr>
                <w:rFonts w:ascii="Cambria" w:eastAsia="Times New Roman" w:hAnsi="Cambria" w:cs="Times New Roman"/>
                <w:color w:val="000000"/>
                <w:sz w:val="24"/>
                <w:szCs w:val="24"/>
                <w:lang w:eastAsia="en-IN" w:bidi="ta-IN"/>
              </w:rPr>
              <w:t xml:space="preserve"> Nursing College Tiruvannamalai</w:t>
            </w:r>
          </w:p>
        </w:tc>
        <w:tc>
          <w:tcPr>
            <w:tcW w:w="315" w:type="pct"/>
            <w:tcBorders>
              <w:top w:val="nil"/>
              <w:left w:val="nil"/>
              <w:bottom w:val="nil"/>
              <w:right w:val="nil"/>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20</w:t>
            </w:r>
          </w:p>
        </w:tc>
        <w:tc>
          <w:tcPr>
            <w:tcW w:w="4215" w:type="pct"/>
            <w:tcBorders>
              <w:top w:val="nil"/>
              <w:left w:val="nil"/>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Al-</w:t>
            </w:r>
            <w:proofErr w:type="spellStart"/>
            <w:r w:rsidRPr="00B24ED7">
              <w:rPr>
                <w:rFonts w:ascii="Cambria" w:eastAsia="Times New Roman" w:hAnsi="Cambria" w:cs="Times New Roman"/>
                <w:color w:val="000000"/>
                <w:sz w:val="24"/>
                <w:szCs w:val="24"/>
                <w:lang w:eastAsia="en-IN" w:bidi="ta-IN"/>
              </w:rPr>
              <w:t>Ameen</w:t>
            </w:r>
            <w:proofErr w:type="spellEnd"/>
            <w:r w:rsidRPr="00B24ED7">
              <w:rPr>
                <w:rFonts w:ascii="Cambria" w:eastAsia="Times New Roman" w:hAnsi="Cambria" w:cs="Times New Roman"/>
                <w:color w:val="000000"/>
                <w:sz w:val="24"/>
                <w:szCs w:val="24"/>
                <w:lang w:eastAsia="en-IN" w:bidi="ta-IN"/>
              </w:rPr>
              <w:t xml:space="preserve"> College of Nursing</w:t>
            </w:r>
            <w:ins w:id="13" w:author="Darlene" w:date="2017-01-23T12:01:00Z">
              <w:r>
                <w:rPr>
                  <w:rFonts w:ascii="Cambria" w:eastAsia="Times New Roman" w:hAnsi="Cambria" w:cs="Times New Roman"/>
                  <w:color w:val="000000"/>
                  <w:sz w:val="24"/>
                  <w:szCs w:val="24"/>
                  <w:lang w:eastAsia="en-IN" w:bidi="ta-IN"/>
                </w:rPr>
                <w:t xml:space="preserve"> </w:t>
              </w:r>
            </w:ins>
            <w:r w:rsidRPr="00B24ED7">
              <w:rPr>
                <w:rFonts w:ascii="Cambria" w:eastAsia="Times New Roman" w:hAnsi="Cambria" w:cs="Times New Roman"/>
                <w:color w:val="000000"/>
                <w:sz w:val="24"/>
                <w:szCs w:val="24"/>
                <w:lang w:eastAsia="en-IN" w:bidi="ta-IN"/>
              </w:rPr>
              <w:t>-</w:t>
            </w:r>
            <w:ins w:id="14" w:author="Darlene" w:date="2017-01-23T12:01:00Z">
              <w:r>
                <w:rPr>
                  <w:rFonts w:ascii="Cambria" w:eastAsia="Times New Roman" w:hAnsi="Cambria" w:cs="Times New Roman"/>
                  <w:color w:val="000000"/>
                  <w:sz w:val="24"/>
                  <w:szCs w:val="24"/>
                  <w:lang w:eastAsia="en-IN" w:bidi="ta-IN"/>
                </w:rPr>
                <w:t xml:space="preserve"> </w:t>
              </w:r>
            </w:ins>
            <w:proofErr w:type="spellStart"/>
            <w:r w:rsidRPr="00B24ED7">
              <w:rPr>
                <w:rFonts w:ascii="Cambria" w:eastAsia="Times New Roman" w:hAnsi="Cambria" w:cs="Times New Roman"/>
                <w:color w:val="000000"/>
                <w:sz w:val="24"/>
                <w:szCs w:val="24"/>
                <w:lang w:eastAsia="en-IN" w:bidi="ta-IN"/>
              </w:rPr>
              <w:t>Somasipadi</w:t>
            </w:r>
            <w:proofErr w:type="spellEnd"/>
          </w:p>
        </w:tc>
        <w:tc>
          <w:tcPr>
            <w:tcW w:w="315" w:type="pct"/>
            <w:tcBorders>
              <w:top w:val="nil"/>
              <w:left w:val="nil"/>
              <w:bottom w:val="nil"/>
              <w:right w:val="nil"/>
            </w:tcBorders>
            <w:shd w:val="clear" w:color="000000" w:fill="FFFFFF"/>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w:t>
            </w: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21</w:t>
            </w:r>
          </w:p>
        </w:tc>
        <w:tc>
          <w:tcPr>
            <w:tcW w:w="4215" w:type="pct"/>
            <w:tcBorders>
              <w:top w:val="nil"/>
              <w:left w:val="nil"/>
              <w:bottom w:val="single" w:sz="4" w:space="0" w:color="auto"/>
              <w:right w:val="single" w:sz="4" w:space="0" w:color="auto"/>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xml:space="preserve">Paul Institute of </w:t>
            </w:r>
            <w:proofErr w:type="spellStart"/>
            <w:r w:rsidRPr="00B24ED7">
              <w:rPr>
                <w:rFonts w:ascii="Cambria" w:eastAsia="Times New Roman" w:hAnsi="Cambria" w:cs="Times New Roman"/>
                <w:color w:val="000000"/>
                <w:sz w:val="24"/>
                <w:szCs w:val="24"/>
                <w:lang w:eastAsia="en-IN" w:bidi="ta-IN"/>
              </w:rPr>
              <w:t>Sp.Tr</w:t>
            </w:r>
            <w:proofErr w:type="spellEnd"/>
            <w:r w:rsidRPr="00B24ED7">
              <w:rPr>
                <w:rFonts w:ascii="Cambria" w:eastAsia="Times New Roman" w:hAnsi="Cambria" w:cs="Times New Roman"/>
                <w:color w:val="000000"/>
                <w:sz w:val="24"/>
                <w:szCs w:val="24"/>
                <w:lang w:eastAsia="en-IN" w:bidi="ta-IN"/>
              </w:rPr>
              <w:t>. Training,</w:t>
            </w:r>
            <w:ins w:id="15" w:author="Darlene" w:date="2017-01-23T12:01:00Z">
              <w:r>
                <w:rPr>
                  <w:rFonts w:ascii="Cambria" w:eastAsia="Times New Roman" w:hAnsi="Cambria" w:cs="Times New Roman"/>
                  <w:color w:val="000000"/>
                  <w:sz w:val="24"/>
                  <w:szCs w:val="24"/>
                  <w:lang w:eastAsia="en-IN" w:bidi="ta-IN"/>
                </w:rPr>
                <w:t xml:space="preserve"> </w:t>
              </w:r>
            </w:ins>
            <w:proofErr w:type="spellStart"/>
            <w:r w:rsidRPr="00B24ED7">
              <w:rPr>
                <w:rFonts w:ascii="Cambria" w:eastAsia="Times New Roman" w:hAnsi="Cambria" w:cs="Times New Roman"/>
                <w:color w:val="000000"/>
                <w:sz w:val="24"/>
                <w:szCs w:val="24"/>
                <w:lang w:eastAsia="en-IN" w:bidi="ta-IN"/>
              </w:rPr>
              <w:t>Thandarampattu</w:t>
            </w:r>
            <w:proofErr w:type="spellEnd"/>
          </w:p>
        </w:tc>
        <w:tc>
          <w:tcPr>
            <w:tcW w:w="315" w:type="pct"/>
            <w:tcBorders>
              <w:top w:val="nil"/>
              <w:left w:val="nil"/>
              <w:bottom w:val="nil"/>
              <w:right w:val="nil"/>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22</w:t>
            </w:r>
          </w:p>
        </w:tc>
        <w:tc>
          <w:tcPr>
            <w:tcW w:w="4215" w:type="pct"/>
            <w:tcBorders>
              <w:top w:val="nil"/>
              <w:left w:val="nil"/>
              <w:bottom w:val="single" w:sz="4" w:space="0" w:color="auto"/>
              <w:right w:val="single" w:sz="4" w:space="0" w:color="auto"/>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Amirtha</w:t>
            </w:r>
            <w:proofErr w:type="spellEnd"/>
            <w:r w:rsidRPr="00B24ED7">
              <w:rPr>
                <w:rFonts w:ascii="Cambria" w:eastAsia="Times New Roman" w:hAnsi="Cambria" w:cs="Times New Roman"/>
                <w:color w:val="000000"/>
                <w:sz w:val="24"/>
                <w:szCs w:val="24"/>
                <w:lang w:eastAsia="en-IN" w:bidi="ta-IN"/>
              </w:rPr>
              <w:t xml:space="preserve"> </w:t>
            </w:r>
            <w:proofErr w:type="spellStart"/>
            <w:r w:rsidRPr="00B24ED7">
              <w:rPr>
                <w:rFonts w:ascii="Cambria" w:eastAsia="Times New Roman" w:hAnsi="Cambria" w:cs="Times New Roman"/>
                <w:color w:val="000000"/>
                <w:sz w:val="24"/>
                <w:szCs w:val="24"/>
                <w:lang w:eastAsia="en-IN" w:bidi="ta-IN"/>
              </w:rPr>
              <w:t>Institue</w:t>
            </w:r>
            <w:proofErr w:type="spellEnd"/>
            <w:r w:rsidRPr="00B24ED7">
              <w:rPr>
                <w:rFonts w:ascii="Cambria" w:eastAsia="Times New Roman" w:hAnsi="Cambria" w:cs="Times New Roman"/>
                <w:color w:val="000000"/>
                <w:sz w:val="24"/>
                <w:szCs w:val="24"/>
                <w:lang w:eastAsia="en-IN" w:bidi="ta-IN"/>
              </w:rPr>
              <w:t xml:space="preserve"> of Hotel Management Chennai</w:t>
            </w:r>
          </w:p>
        </w:tc>
        <w:tc>
          <w:tcPr>
            <w:tcW w:w="315" w:type="pct"/>
            <w:tcBorders>
              <w:top w:val="nil"/>
              <w:left w:val="nil"/>
              <w:bottom w:val="nil"/>
              <w:right w:val="nil"/>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23</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Annamal</w:t>
            </w:r>
            <w:proofErr w:type="spellEnd"/>
            <w:r w:rsidRPr="00B24ED7">
              <w:rPr>
                <w:rFonts w:ascii="Cambria" w:eastAsia="Times New Roman" w:hAnsi="Cambria" w:cs="Times New Roman"/>
                <w:color w:val="000000"/>
                <w:sz w:val="24"/>
                <w:szCs w:val="24"/>
                <w:lang w:eastAsia="en-IN" w:bidi="ta-IN"/>
              </w:rPr>
              <w:t xml:space="preserve"> </w:t>
            </w:r>
            <w:proofErr w:type="spellStart"/>
            <w:r w:rsidRPr="00B24ED7">
              <w:rPr>
                <w:rFonts w:ascii="Cambria" w:eastAsia="Times New Roman" w:hAnsi="Cambria" w:cs="Times New Roman"/>
                <w:color w:val="000000"/>
                <w:sz w:val="24"/>
                <w:szCs w:val="24"/>
                <w:lang w:eastAsia="en-IN" w:bidi="ta-IN"/>
              </w:rPr>
              <w:t>Insitute</w:t>
            </w:r>
            <w:proofErr w:type="spellEnd"/>
            <w:r w:rsidRPr="00B24ED7">
              <w:rPr>
                <w:rFonts w:ascii="Cambria" w:eastAsia="Times New Roman" w:hAnsi="Cambria" w:cs="Times New Roman"/>
                <w:color w:val="000000"/>
                <w:sz w:val="24"/>
                <w:szCs w:val="24"/>
                <w:lang w:eastAsia="en-IN" w:bidi="ta-IN"/>
              </w:rPr>
              <w:t xml:space="preserve"> of Hotel Management, Tiruvannamalai</w:t>
            </w:r>
          </w:p>
        </w:tc>
        <w:tc>
          <w:tcPr>
            <w:tcW w:w="315" w:type="pct"/>
            <w:tcBorders>
              <w:top w:val="nil"/>
              <w:left w:val="nil"/>
              <w:bottom w:val="nil"/>
              <w:right w:val="nil"/>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24</w:t>
            </w:r>
          </w:p>
        </w:tc>
        <w:tc>
          <w:tcPr>
            <w:tcW w:w="4215" w:type="pct"/>
            <w:tcBorders>
              <w:top w:val="nil"/>
              <w:left w:val="nil"/>
              <w:bottom w:val="single" w:sz="4" w:space="0" w:color="auto"/>
              <w:right w:val="single" w:sz="4" w:space="0" w:color="auto"/>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Shanmuga</w:t>
            </w:r>
            <w:proofErr w:type="spellEnd"/>
            <w:r w:rsidRPr="00B24ED7">
              <w:rPr>
                <w:rFonts w:ascii="Cambria" w:eastAsia="Times New Roman" w:hAnsi="Cambria" w:cs="Times New Roman"/>
                <w:color w:val="000000"/>
                <w:sz w:val="24"/>
                <w:szCs w:val="24"/>
                <w:lang w:eastAsia="en-IN" w:bidi="ta-IN"/>
              </w:rPr>
              <w:t xml:space="preserve"> Arts &amp; Sci. College</w:t>
            </w:r>
            <w:ins w:id="16" w:author="Darlene" w:date="2017-01-23T12:01:00Z">
              <w:r>
                <w:rPr>
                  <w:rFonts w:ascii="Cambria" w:eastAsia="Times New Roman" w:hAnsi="Cambria" w:cs="Times New Roman"/>
                  <w:color w:val="000000"/>
                  <w:sz w:val="24"/>
                  <w:szCs w:val="24"/>
                  <w:lang w:eastAsia="en-IN" w:bidi="ta-IN"/>
                </w:rPr>
                <w:t>,</w:t>
              </w:r>
            </w:ins>
            <w:del w:id="17" w:author="Darlene" w:date="2017-01-23T12:01:00Z">
              <w:r w:rsidRPr="00B24ED7" w:rsidDel="00AF212F">
                <w:rPr>
                  <w:rFonts w:ascii="Cambria" w:eastAsia="Times New Roman" w:hAnsi="Cambria" w:cs="Times New Roman"/>
                  <w:color w:val="000000"/>
                  <w:sz w:val="24"/>
                  <w:szCs w:val="24"/>
                  <w:lang w:eastAsia="en-IN" w:bidi="ta-IN"/>
                </w:rPr>
                <w:delText>.</w:delText>
              </w:r>
            </w:del>
            <w:r w:rsidRPr="00B24ED7">
              <w:rPr>
                <w:rFonts w:ascii="Cambria" w:eastAsia="Times New Roman" w:hAnsi="Cambria" w:cs="Times New Roman"/>
                <w:color w:val="000000"/>
                <w:sz w:val="24"/>
                <w:szCs w:val="24"/>
                <w:lang w:eastAsia="en-IN" w:bidi="ta-IN"/>
              </w:rPr>
              <w:t xml:space="preserve"> Tiruvannamalai</w:t>
            </w:r>
          </w:p>
        </w:tc>
        <w:tc>
          <w:tcPr>
            <w:tcW w:w="315" w:type="pct"/>
            <w:tcBorders>
              <w:top w:val="nil"/>
              <w:left w:val="nil"/>
              <w:bottom w:val="nil"/>
              <w:right w:val="nil"/>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25</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Indian Arts &amp; Science College, Tiruvannamalai</w:t>
            </w:r>
          </w:p>
        </w:tc>
        <w:tc>
          <w:tcPr>
            <w:tcW w:w="315" w:type="pct"/>
            <w:tcBorders>
              <w:top w:val="nil"/>
              <w:left w:val="nil"/>
              <w:bottom w:val="nil"/>
              <w:right w:val="nil"/>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26</w:t>
            </w:r>
          </w:p>
        </w:tc>
        <w:tc>
          <w:tcPr>
            <w:tcW w:w="4215" w:type="pct"/>
            <w:tcBorders>
              <w:top w:val="nil"/>
              <w:left w:val="nil"/>
              <w:bottom w:val="single" w:sz="4" w:space="0" w:color="auto"/>
              <w:right w:val="single" w:sz="4" w:space="0" w:color="auto"/>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 xml:space="preserve">Sun Arts &amp; Sci. College, </w:t>
            </w:r>
            <w:proofErr w:type="spellStart"/>
            <w:r w:rsidRPr="00B24ED7">
              <w:rPr>
                <w:rFonts w:ascii="Cambria" w:eastAsia="Times New Roman" w:hAnsi="Cambria" w:cs="Times New Roman"/>
                <w:color w:val="000000"/>
                <w:sz w:val="24"/>
                <w:szCs w:val="24"/>
                <w:lang w:eastAsia="en-IN" w:bidi="ta-IN"/>
              </w:rPr>
              <w:t>Keeranur</w:t>
            </w:r>
            <w:proofErr w:type="spellEnd"/>
            <w:del w:id="18" w:author="Darlene" w:date="2017-01-23T12:01:00Z">
              <w:r w:rsidRPr="00B24ED7" w:rsidDel="00AF212F">
                <w:rPr>
                  <w:rFonts w:ascii="Cambria" w:eastAsia="Times New Roman" w:hAnsi="Cambria" w:cs="Times New Roman"/>
                  <w:color w:val="000000"/>
                  <w:sz w:val="24"/>
                  <w:szCs w:val="24"/>
                  <w:lang w:eastAsia="en-IN" w:bidi="ta-IN"/>
                </w:rPr>
                <w:delText>.</w:delText>
              </w:r>
            </w:del>
          </w:p>
        </w:tc>
        <w:tc>
          <w:tcPr>
            <w:tcW w:w="315" w:type="pct"/>
            <w:tcBorders>
              <w:top w:val="nil"/>
              <w:left w:val="nil"/>
              <w:bottom w:val="nil"/>
              <w:right w:val="nil"/>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27</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Kamban</w:t>
            </w:r>
            <w:proofErr w:type="spellEnd"/>
            <w:r w:rsidRPr="00B24ED7">
              <w:rPr>
                <w:rFonts w:ascii="Cambria" w:eastAsia="Times New Roman" w:hAnsi="Cambria" w:cs="Times New Roman"/>
                <w:color w:val="000000"/>
                <w:sz w:val="24"/>
                <w:szCs w:val="24"/>
                <w:lang w:eastAsia="en-IN" w:bidi="ta-IN"/>
              </w:rPr>
              <w:t xml:space="preserve"> art &amp; science College, Tiruvannamalai</w:t>
            </w:r>
          </w:p>
        </w:tc>
        <w:tc>
          <w:tcPr>
            <w:tcW w:w="315" w:type="pct"/>
            <w:tcBorders>
              <w:top w:val="nil"/>
              <w:left w:val="nil"/>
              <w:bottom w:val="nil"/>
              <w:right w:val="nil"/>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28</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Ramakrishna Mission Vivekananda College, Chennai</w:t>
            </w:r>
          </w:p>
        </w:tc>
        <w:tc>
          <w:tcPr>
            <w:tcW w:w="315" w:type="pct"/>
            <w:tcBorders>
              <w:top w:val="nil"/>
              <w:left w:val="nil"/>
              <w:bottom w:val="nil"/>
              <w:right w:val="nil"/>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29</w:t>
            </w:r>
          </w:p>
        </w:tc>
        <w:tc>
          <w:tcPr>
            <w:tcW w:w="4215" w:type="pct"/>
            <w:tcBorders>
              <w:top w:val="nil"/>
              <w:left w:val="nil"/>
              <w:bottom w:val="single" w:sz="4" w:space="0" w:color="auto"/>
              <w:right w:val="single" w:sz="4" w:space="0" w:color="auto"/>
            </w:tcBorders>
            <w:shd w:val="clear" w:color="auto" w:fill="auto"/>
            <w:noWrap/>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roofErr w:type="spellStart"/>
            <w:r w:rsidRPr="00B24ED7">
              <w:rPr>
                <w:rFonts w:ascii="Cambria" w:eastAsia="Times New Roman" w:hAnsi="Cambria" w:cs="Times New Roman"/>
                <w:color w:val="000000"/>
                <w:sz w:val="24"/>
                <w:szCs w:val="24"/>
                <w:lang w:eastAsia="en-IN" w:bidi="ta-IN"/>
              </w:rPr>
              <w:t>Arunai</w:t>
            </w:r>
            <w:proofErr w:type="spellEnd"/>
            <w:r w:rsidRPr="00B24ED7">
              <w:rPr>
                <w:rFonts w:ascii="Cambria" w:eastAsia="Times New Roman" w:hAnsi="Cambria" w:cs="Times New Roman"/>
                <w:color w:val="000000"/>
                <w:sz w:val="24"/>
                <w:szCs w:val="24"/>
                <w:lang w:eastAsia="en-IN" w:bidi="ta-IN"/>
              </w:rPr>
              <w:t xml:space="preserve"> </w:t>
            </w:r>
            <w:proofErr w:type="spellStart"/>
            <w:r w:rsidRPr="00B24ED7">
              <w:rPr>
                <w:rFonts w:ascii="Cambria" w:eastAsia="Times New Roman" w:hAnsi="Cambria" w:cs="Times New Roman"/>
                <w:color w:val="000000"/>
                <w:sz w:val="24"/>
                <w:szCs w:val="24"/>
                <w:lang w:eastAsia="en-IN" w:bidi="ta-IN"/>
              </w:rPr>
              <w:t>Vidhya</w:t>
            </w:r>
            <w:proofErr w:type="spellEnd"/>
            <w:r w:rsidRPr="00B24ED7">
              <w:rPr>
                <w:rFonts w:ascii="Cambria" w:eastAsia="Times New Roman" w:hAnsi="Cambria" w:cs="Times New Roman"/>
                <w:color w:val="000000"/>
                <w:sz w:val="24"/>
                <w:szCs w:val="24"/>
                <w:lang w:eastAsia="en-IN" w:bidi="ta-IN"/>
              </w:rPr>
              <w:t xml:space="preserve"> Arts &amp; Science College, Tiruvannamalai</w:t>
            </w:r>
          </w:p>
        </w:tc>
        <w:tc>
          <w:tcPr>
            <w:tcW w:w="315" w:type="pct"/>
            <w:tcBorders>
              <w:top w:val="nil"/>
              <w:left w:val="nil"/>
              <w:bottom w:val="nil"/>
              <w:right w:val="nil"/>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p>
        </w:tc>
      </w:tr>
      <w:tr w:rsidR="008D360D" w:rsidRPr="00B24ED7" w:rsidTr="008D1582">
        <w:trPr>
          <w:trHeight w:val="380"/>
        </w:trPr>
        <w:tc>
          <w:tcPr>
            <w:tcW w:w="471" w:type="pct"/>
            <w:tcBorders>
              <w:top w:val="nil"/>
              <w:left w:val="single" w:sz="4" w:space="0" w:color="auto"/>
              <w:bottom w:val="single" w:sz="4" w:space="0" w:color="auto"/>
              <w:right w:val="single" w:sz="4" w:space="0" w:color="auto"/>
            </w:tcBorders>
            <w:shd w:val="clear" w:color="000000" w:fill="FFFFFF"/>
            <w:noWrap/>
            <w:vAlign w:val="center"/>
            <w:hideMark/>
          </w:tcPr>
          <w:p w:rsidR="008D360D" w:rsidRPr="00B24ED7" w:rsidRDefault="008D360D" w:rsidP="008D1582">
            <w:pPr>
              <w:spacing w:after="0" w:line="240" w:lineRule="auto"/>
              <w:jc w:val="center"/>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30</w:t>
            </w:r>
          </w:p>
        </w:tc>
        <w:tc>
          <w:tcPr>
            <w:tcW w:w="4215" w:type="pct"/>
            <w:tcBorders>
              <w:top w:val="nil"/>
              <w:left w:val="nil"/>
              <w:bottom w:val="single" w:sz="4" w:space="0" w:color="auto"/>
              <w:right w:val="single" w:sz="4" w:space="0" w:color="auto"/>
            </w:tcBorders>
            <w:shd w:val="clear" w:color="auto" w:fill="auto"/>
            <w:vAlign w:val="center"/>
            <w:hideMark/>
          </w:tcPr>
          <w:p w:rsidR="008D360D" w:rsidRPr="00B24ED7" w:rsidRDefault="008D360D" w:rsidP="008D1582">
            <w:pPr>
              <w:spacing w:after="0" w:line="240" w:lineRule="auto"/>
              <w:rPr>
                <w:rFonts w:ascii="Cambria" w:eastAsia="Times New Roman" w:hAnsi="Cambria" w:cs="Times New Roman"/>
                <w:color w:val="000000"/>
                <w:sz w:val="24"/>
                <w:szCs w:val="24"/>
                <w:lang w:eastAsia="en-IN" w:bidi="ta-IN"/>
              </w:rPr>
            </w:pPr>
            <w:r w:rsidRPr="00B24ED7">
              <w:rPr>
                <w:rFonts w:ascii="Cambria" w:eastAsia="Times New Roman" w:hAnsi="Cambria" w:cs="Times New Roman"/>
                <w:color w:val="000000"/>
                <w:sz w:val="24"/>
                <w:szCs w:val="24"/>
                <w:lang w:eastAsia="en-IN" w:bidi="ta-IN"/>
              </w:rPr>
              <w:t>Loyola College</w:t>
            </w:r>
            <w:r>
              <w:rPr>
                <w:rFonts w:ascii="Cambria" w:eastAsia="Times New Roman" w:hAnsi="Cambria" w:cs="Times New Roman"/>
                <w:color w:val="000000"/>
                <w:sz w:val="24"/>
                <w:szCs w:val="24"/>
                <w:lang w:eastAsia="en-IN" w:bidi="ta-IN"/>
              </w:rPr>
              <w:t>,</w:t>
            </w:r>
            <w:r w:rsidRPr="00B24ED7">
              <w:rPr>
                <w:rFonts w:ascii="Cambria" w:eastAsia="Times New Roman" w:hAnsi="Cambria" w:cs="Times New Roman"/>
                <w:color w:val="000000"/>
                <w:sz w:val="24"/>
                <w:szCs w:val="24"/>
                <w:lang w:eastAsia="en-IN" w:bidi="ta-IN"/>
              </w:rPr>
              <w:t xml:space="preserve"> </w:t>
            </w:r>
            <w:proofErr w:type="spellStart"/>
            <w:r w:rsidRPr="00B24ED7">
              <w:rPr>
                <w:rFonts w:ascii="Cambria" w:eastAsia="Times New Roman" w:hAnsi="Cambria" w:cs="Times New Roman"/>
                <w:color w:val="000000"/>
                <w:sz w:val="24"/>
                <w:szCs w:val="24"/>
                <w:lang w:eastAsia="en-IN" w:bidi="ta-IN"/>
              </w:rPr>
              <w:t>Vettavalam</w:t>
            </w:r>
            <w:proofErr w:type="spellEnd"/>
          </w:p>
        </w:tc>
        <w:tc>
          <w:tcPr>
            <w:tcW w:w="315" w:type="pct"/>
            <w:tcBorders>
              <w:top w:val="nil"/>
              <w:left w:val="nil"/>
              <w:bottom w:val="nil"/>
              <w:right w:val="nil"/>
            </w:tcBorders>
            <w:shd w:val="clear" w:color="auto" w:fill="auto"/>
            <w:noWrap/>
            <w:vAlign w:val="bottom"/>
            <w:hideMark/>
          </w:tcPr>
          <w:p w:rsidR="008D360D" w:rsidRPr="00B24ED7" w:rsidRDefault="008D360D" w:rsidP="008D1582">
            <w:pPr>
              <w:spacing w:after="0" w:line="240" w:lineRule="auto"/>
              <w:rPr>
                <w:rFonts w:ascii="Calibri" w:eastAsia="Times New Roman" w:hAnsi="Calibri" w:cs="Times New Roman"/>
                <w:color w:val="000000"/>
                <w:lang w:eastAsia="en-IN" w:bidi="ta-IN"/>
              </w:rPr>
            </w:pPr>
          </w:p>
        </w:tc>
      </w:tr>
    </w:tbl>
    <w:p w:rsidR="00C61295" w:rsidRDefault="00C61295" w:rsidP="00DE1723">
      <w:pPr>
        <w:ind w:firstLine="720"/>
        <w:rPr>
          <w:rFonts w:asciiTheme="majorHAnsi" w:hAnsiTheme="majorHAnsi"/>
          <w:sz w:val="28"/>
          <w:szCs w:val="28"/>
        </w:rPr>
      </w:pPr>
    </w:p>
    <w:tbl>
      <w:tblPr>
        <w:tblpPr w:leftFromText="180" w:rightFromText="180" w:vertAnchor="text" w:horzAnchor="margin" w:tblpY="-7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tblPr>
      <w:tblGrid>
        <w:gridCol w:w="1118"/>
        <w:gridCol w:w="7938"/>
      </w:tblGrid>
      <w:tr w:rsidR="008D360D" w:rsidRPr="00C61295" w:rsidTr="008D1582">
        <w:trPr>
          <w:trHeight w:val="1115"/>
        </w:trPr>
        <w:tc>
          <w:tcPr>
            <w:tcW w:w="617" w:type="pct"/>
            <w:shd w:val="clear" w:color="auto" w:fill="C3D69B"/>
            <w:tcMar>
              <w:top w:w="15" w:type="dxa"/>
              <w:left w:w="15" w:type="dxa"/>
              <w:bottom w:w="0" w:type="dxa"/>
              <w:right w:w="15" w:type="dxa"/>
            </w:tcMar>
            <w:vAlign w:val="center"/>
            <w:hideMark/>
          </w:tcPr>
          <w:p w:rsidR="008D360D" w:rsidRPr="00C61295" w:rsidRDefault="008D360D" w:rsidP="008D1582">
            <w:pPr>
              <w:jc w:val="center"/>
              <w:rPr>
                <w:rFonts w:asciiTheme="majorHAnsi" w:hAnsiTheme="majorHAnsi"/>
                <w:sz w:val="28"/>
                <w:szCs w:val="28"/>
              </w:rPr>
            </w:pPr>
            <w:proofErr w:type="spellStart"/>
            <w:r w:rsidRPr="00C61295">
              <w:rPr>
                <w:rFonts w:asciiTheme="majorHAnsi" w:hAnsiTheme="majorHAnsi"/>
                <w:b/>
                <w:bCs/>
                <w:sz w:val="28"/>
                <w:szCs w:val="28"/>
              </w:rPr>
              <w:lastRenderedPageBreak/>
              <w:t>S.No</w:t>
            </w:r>
            <w:proofErr w:type="spellEnd"/>
          </w:p>
        </w:tc>
        <w:tc>
          <w:tcPr>
            <w:tcW w:w="4383" w:type="pct"/>
            <w:shd w:val="clear" w:color="auto" w:fill="C3D69B"/>
            <w:tcMar>
              <w:top w:w="15" w:type="dxa"/>
              <w:left w:w="15" w:type="dxa"/>
              <w:bottom w:w="0" w:type="dxa"/>
              <w:right w:w="15" w:type="dxa"/>
            </w:tcMar>
            <w:vAlign w:val="center"/>
            <w:hideMark/>
          </w:tcPr>
          <w:p w:rsidR="008D360D" w:rsidRPr="00C61295" w:rsidRDefault="008D360D" w:rsidP="008D1582">
            <w:pPr>
              <w:spacing w:after="0"/>
              <w:jc w:val="center"/>
              <w:rPr>
                <w:rFonts w:asciiTheme="majorHAnsi" w:hAnsiTheme="majorHAnsi"/>
                <w:sz w:val="28"/>
                <w:szCs w:val="28"/>
              </w:rPr>
            </w:pPr>
            <w:r w:rsidRPr="00B24ED7">
              <w:rPr>
                <w:rFonts w:ascii="Cambria" w:eastAsia="Times New Roman" w:hAnsi="Cambria" w:cs="Times New Roman"/>
                <w:b/>
                <w:bCs/>
                <w:color w:val="000000"/>
                <w:sz w:val="28"/>
                <w:szCs w:val="28"/>
                <w:lang w:eastAsia="en-IN" w:bidi="ta-IN"/>
              </w:rPr>
              <w:t xml:space="preserve">List of </w:t>
            </w:r>
            <w:r>
              <w:rPr>
                <w:rFonts w:ascii="Cambria" w:eastAsia="Times New Roman" w:hAnsi="Cambria" w:cs="Times New Roman"/>
                <w:b/>
                <w:bCs/>
                <w:color w:val="000000"/>
                <w:sz w:val="28"/>
                <w:szCs w:val="28"/>
                <w:lang w:eastAsia="en-IN" w:bidi="ta-IN"/>
              </w:rPr>
              <w:t>Partnering Companies</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1</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Pr>
                <w:rFonts w:asciiTheme="majorHAnsi" w:hAnsiTheme="majorHAnsi"/>
                <w:b/>
                <w:bCs/>
                <w:sz w:val="28"/>
                <w:szCs w:val="28"/>
              </w:rPr>
              <w:t xml:space="preserve"> </w:t>
            </w:r>
            <w:proofErr w:type="spellStart"/>
            <w:r w:rsidRPr="00C61295">
              <w:rPr>
                <w:rFonts w:asciiTheme="majorHAnsi" w:hAnsiTheme="majorHAnsi"/>
                <w:b/>
                <w:bCs/>
                <w:sz w:val="28"/>
                <w:szCs w:val="28"/>
              </w:rPr>
              <w:t>Aagna</w:t>
            </w:r>
            <w:proofErr w:type="spellEnd"/>
            <w:r w:rsidRPr="00C61295">
              <w:rPr>
                <w:rFonts w:asciiTheme="majorHAnsi" w:hAnsiTheme="majorHAnsi"/>
                <w:b/>
                <w:bCs/>
                <w:sz w:val="28"/>
                <w:szCs w:val="28"/>
              </w:rPr>
              <w:t xml:space="preserve"> Global Solution Private Limited, Chennai </w:t>
            </w:r>
          </w:p>
        </w:tc>
      </w:tr>
      <w:tr w:rsidR="008D360D" w:rsidRPr="00C61295" w:rsidTr="008D1582">
        <w:trPr>
          <w:trHeight w:val="681"/>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2</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Pr>
                <w:rFonts w:asciiTheme="majorHAnsi" w:hAnsiTheme="majorHAnsi"/>
                <w:b/>
                <w:bCs/>
                <w:sz w:val="28"/>
                <w:szCs w:val="28"/>
              </w:rPr>
              <w:t xml:space="preserve"> </w:t>
            </w:r>
            <w:proofErr w:type="spellStart"/>
            <w:r w:rsidRPr="00C61295">
              <w:rPr>
                <w:rFonts w:asciiTheme="majorHAnsi" w:hAnsiTheme="majorHAnsi"/>
                <w:b/>
                <w:bCs/>
                <w:sz w:val="28"/>
                <w:szCs w:val="28"/>
              </w:rPr>
              <w:t>Cholamandalam</w:t>
            </w:r>
            <w:proofErr w:type="spellEnd"/>
            <w:r w:rsidRPr="00C61295">
              <w:rPr>
                <w:rFonts w:asciiTheme="majorHAnsi" w:hAnsiTheme="majorHAnsi"/>
                <w:b/>
                <w:bCs/>
                <w:sz w:val="28"/>
                <w:szCs w:val="28"/>
              </w:rPr>
              <w:t xml:space="preserve"> Inve</w:t>
            </w:r>
            <w:r w:rsidR="001D6AF4">
              <w:rPr>
                <w:rFonts w:asciiTheme="majorHAnsi" w:hAnsiTheme="majorHAnsi"/>
                <w:b/>
                <w:bCs/>
                <w:sz w:val="28"/>
                <w:szCs w:val="28"/>
              </w:rPr>
              <w:t>stment and Finance Company Ltd</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3</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ETCO Digital Private Limited, Chennai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4</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ICICI Academy for Skills, Coimbatore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5</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Primo Automation, Chennai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6</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Royal Enfield, Chennai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7</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SGBS </w:t>
            </w:r>
            <w:proofErr w:type="spellStart"/>
            <w:r w:rsidRPr="00C61295">
              <w:rPr>
                <w:rFonts w:asciiTheme="majorHAnsi" w:hAnsiTheme="majorHAnsi"/>
                <w:b/>
                <w:bCs/>
                <w:sz w:val="28"/>
                <w:szCs w:val="28"/>
              </w:rPr>
              <w:t>Unnati</w:t>
            </w:r>
            <w:proofErr w:type="spellEnd"/>
            <w:r w:rsidRPr="00C61295">
              <w:rPr>
                <w:rFonts w:asciiTheme="majorHAnsi" w:hAnsiTheme="majorHAnsi"/>
                <w:b/>
                <w:bCs/>
                <w:sz w:val="28"/>
                <w:szCs w:val="28"/>
              </w:rPr>
              <w:t xml:space="preserve"> Skill Centre, Chennai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8</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TAFE Power Source Company, Chennai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9</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Task Pressings Limited, Chennai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10</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w:t>
            </w:r>
            <w:proofErr w:type="spellStart"/>
            <w:r w:rsidRPr="00C61295">
              <w:rPr>
                <w:rFonts w:asciiTheme="majorHAnsi" w:hAnsiTheme="majorHAnsi"/>
                <w:b/>
                <w:bCs/>
                <w:sz w:val="28"/>
                <w:szCs w:val="28"/>
              </w:rPr>
              <w:t>Transenergy</w:t>
            </w:r>
            <w:proofErr w:type="spellEnd"/>
            <w:r w:rsidRPr="00C61295">
              <w:rPr>
                <w:rFonts w:asciiTheme="majorHAnsi" w:hAnsiTheme="majorHAnsi"/>
                <w:b/>
                <w:bCs/>
                <w:sz w:val="28"/>
                <w:szCs w:val="28"/>
              </w:rPr>
              <w:t xml:space="preserve"> Limited, Chennai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11</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w:t>
            </w:r>
            <w:proofErr w:type="spellStart"/>
            <w:r w:rsidRPr="00C61295">
              <w:rPr>
                <w:rFonts w:asciiTheme="majorHAnsi" w:hAnsiTheme="majorHAnsi"/>
                <w:b/>
                <w:bCs/>
                <w:sz w:val="28"/>
                <w:szCs w:val="28"/>
              </w:rPr>
              <w:t>Wichitra</w:t>
            </w:r>
            <w:proofErr w:type="spellEnd"/>
            <w:r w:rsidRPr="00C61295">
              <w:rPr>
                <w:rFonts w:asciiTheme="majorHAnsi" w:hAnsiTheme="majorHAnsi"/>
                <w:b/>
                <w:bCs/>
                <w:sz w:val="28"/>
                <w:szCs w:val="28"/>
              </w:rPr>
              <w:t xml:space="preserve"> Auto Limited, Chennai</w:t>
            </w:r>
            <w:del w:id="19" w:author="Darlene" w:date="2017-01-23T12:02:00Z">
              <w:r w:rsidRPr="00C61295" w:rsidDel="00B248E8">
                <w:rPr>
                  <w:rFonts w:asciiTheme="majorHAnsi" w:hAnsiTheme="majorHAnsi"/>
                  <w:b/>
                  <w:bCs/>
                  <w:sz w:val="28"/>
                  <w:szCs w:val="28"/>
                </w:rPr>
                <w:delText>.</w:delText>
              </w:r>
            </w:del>
            <w:r w:rsidRPr="00C61295">
              <w:rPr>
                <w:rFonts w:asciiTheme="majorHAnsi" w:hAnsiTheme="majorHAnsi"/>
                <w:b/>
                <w:bCs/>
                <w:sz w:val="28"/>
                <w:szCs w:val="28"/>
              </w:rPr>
              <w:t xml:space="preserve"> </w:t>
            </w:r>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12</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rPr>
              <w:t xml:space="preserve"> </w:t>
            </w:r>
            <w:proofErr w:type="spellStart"/>
            <w:r w:rsidRPr="00C61295">
              <w:rPr>
                <w:rFonts w:asciiTheme="majorHAnsi" w:hAnsiTheme="majorHAnsi"/>
                <w:b/>
                <w:bCs/>
                <w:sz w:val="28"/>
                <w:szCs w:val="28"/>
              </w:rPr>
              <w:t>Dhanalakshmi</w:t>
            </w:r>
            <w:proofErr w:type="spellEnd"/>
            <w:r>
              <w:rPr>
                <w:rFonts w:asciiTheme="majorHAnsi" w:hAnsiTheme="majorHAnsi"/>
                <w:b/>
                <w:bCs/>
                <w:sz w:val="28"/>
                <w:szCs w:val="28"/>
              </w:rPr>
              <w:t xml:space="preserve"> </w:t>
            </w:r>
            <w:proofErr w:type="spellStart"/>
            <w:r>
              <w:rPr>
                <w:rFonts w:asciiTheme="majorHAnsi" w:hAnsiTheme="majorHAnsi"/>
                <w:b/>
                <w:bCs/>
                <w:sz w:val="28"/>
                <w:szCs w:val="28"/>
              </w:rPr>
              <w:t>Srinivasan</w:t>
            </w:r>
            <w:proofErr w:type="spellEnd"/>
            <w:r>
              <w:rPr>
                <w:rFonts w:asciiTheme="majorHAnsi" w:hAnsiTheme="majorHAnsi"/>
                <w:b/>
                <w:bCs/>
                <w:sz w:val="28"/>
                <w:szCs w:val="28"/>
              </w:rPr>
              <w:t xml:space="preserve"> </w:t>
            </w:r>
            <w:proofErr w:type="spellStart"/>
            <w:r>
              <w:rPr>
                <w:rFonts w:asciiTheme="majorHAnsi" w:hAnsiTheme="majorHAnsi"/>
                <w:b/>
                <w:bCs/>
                <w:sz w:val="28"/>
                <w:szCs w:val="28"/>
              </w:rPr>
              <w:t>Chitfunds</w:t>
            </w:r>
            <w:proofErr w:type="spellEnd"/>
            <w:r>
              <w:rPr>
                <w:rFonts w:asciiTheme="majorHAnsi" w:hAnsiTheme="majorHAnsi"/>
                <w:b/>
                <w:bCs/>
                <w:sz w:val="28"/>
                <w:szCs w:val="28"/>
              </w:rPr>
              <w:t xml:space="preserve"> Pvt. Ltd, </w:t>
            </w:r>
            <w:proofErr w:type="spellStart"/>
            <w:r>
              <w:rPr>
                <w:rFonts w:asciiTheme="majorHAnsi" w:hAnsiTheme="majorHAnsi"/>
                <w:b/>
                <w:bCs/>
                <w:sz w:val="28"/>
                <w:szCs w:val="28"/>
              </w:rPr>
              <w:t>T.V.Malai</w:t>
            </w:r>
            <w:proofErr w:type="spellEnd"/>
          </w:p>
        </w:tc>
      </w:tr>
      <w:tr w:rsidR="008D360D" w:rsidRPr="00C61295" w:rsidTr="008D1582">
        <w:trPr>
          <w:trHeight w:val="677"/>
        </w:trPr>
        <w:tc>
          <w:tcPr>
            <w:tcW w:w="617" w:type="pct"/>
            <w:shd w:val="clear" w:color="auto" w:fill="C3D69B"/>
            <w:tcMar>
              <w:top w:w="15" w:type="dxa"/>
              <w:left w:w="15" w:type="dxa"/>
              <w:bottom w:w="0" w:type="dxa"/>
              <w:right w:w="15" w:type="dxa"/>
            </w:tcMar>
            <w:hideMark/>
          </w:tcPr>
          <w:p w:rsidR="008D360D" w:rsidRPr="00C61295" w:rsidRDefault="008D360D" w:rsidP="008D1582">
            <w:pPr>
              <w:jc w:val="center"/>
              <w:rPr>
                <w:rFonts w:asciiTheme="majorHAnsi" w:hAnsiTheme="majorHAnsi"/>
                <w:sz w:val="28"/>
                <w:szCs w:val="28"/>
              </w:rPr>
            </w:pPr>
            <w:r w:rsidRPr="00C61295">
              <w:rPr>
                <w:rFonts w:asciiTheme="majorHAnsi" w:hAnsiTheme="majorHAnsi"/>
                <w:b/>
                <w:bCs/>
                <w:sz w:val="28"/>
                <w:szCs w:val="28"/>
              </w:rPr>
              <w:t>13</w:t>
            </w:r>
          </w:p>
        </w:tc>
        <w:tc>
          <w:tcPr>
            <w:tcW w:w="4383" w:type="pct"/>
            <w:shd w:val="clear" w:color="auto" w:fill="EBF1DE"/>
            <w:tcMar>
              <w:top w:w="15" w:type="dxa"/>
              <w:left w:w="15" w:type="dxa"/>
              <w:bottom w:w="0" w:type="dxa"/>
              <w:right w:w="15" w:type="dxa"/>
            </w:tcMar>
            <w:vAlign w:val="center"/>
            <w:hideMark/>
          </w:tcPr>
          <w:p w:rsidR="008D360D" w:rsidRPr="00C61295" w:rsidRDefault="008D360D" w:rsidP="008D1582">
            <w:pPr>
              <w:rPr>
                <w:rFonts w:asciiTheme="majorHAnsi" w:hAnsiTheme="majorHAnsi"/>
                <w:sz w:val="28"/>
                <w:szCs w:val="28"/>
              </w:rPr>
            </w:pPr>
            <w:r w:rsidRPr="00C61295">
              <w:rPr>
                <w:rFonts w:asciiTheme="majorHAnsi" w:hAnsiTheme="majorHAnsi"/>
                <w:b/>
                <w:bCs/>
                <w:sz w:val="28"/>
                <w:szCs w:val="28"/>
                <w:lang w:val="it-IT"/>
              </w:rPr>
              <w:t xml:space="preserve"> Renault Ni</w:t>
            </w:r>
            <w:r>
              <w:rPr>
                <w:rFonts w:asciiTheme="majorHAnsi" w:hAnsiTheme="majorHAnsi"/>
                <w:b/>
                <w:bCs/>
                <w:sz w:val="28"/>
                <w:szCs w:val="28"/>
                <w:lang w:val="it-IT"/>
              </w:rPr>
              <w:t>ssan Automotive India Pvt. Ltd, Chennai</w:t>
            </w:r>
          </w:p>
        </w:tc>
      </w:tr>
      <w:tr w:rsidR="008D360D" w:rsidRPr="00C61295" w:rsidTr="008D1582">
        <w:trPr>
          <w:trHeight w:val="677"/>
        </w:trPr>
        <w:tc>
          <w:tcPr>
            <w:tcW w:w="617" w:type="pct"/>
            <w:shd w:val="clear" w:color="auto" w:fill="C3D69B"/>
            <w:tcMar>
              <w:top w:w="15" w:type="dxa"/>
              <w:left w:w="15" w:type="dxa"/>
              <w:bottom w:w="0" w:type="dxa"/>
              <w:right w:w="15" w:type="dxa"/>
            </w:tcMar>
          </w:tcPr>
          <w:p w:rsidR="008D360D" w:rsidRPr="00C61295" w:rsidRDefault="008D360D" w:rsidP="008D1582">
            <w:pPr>
              <w:jc w:val="center"/>
              <w:rPr>
                <w:rFonts w:asciiTheme="majorHAnsi" w:hAnsiTheme="majorHAnsi"/>
                <w:b/>
                <w:bCs/>
                <w:sz w:val="28"/>
                <w:szCs w:val="28"/>
              </w:rPr>
            </w:pPr>
            <w:r>
              <w:rPr>
                <w:rFonts w:asciiTheme="majorHAnsi" w:hAnsiTheme="majorHAnsi"/>
                <w:b/>
                <w:bCs/>
                <w:sz w:val="28"/>
                <w:szCs w:val="28"/>
              </w:rPr>
              <w:t>14</w:t>
            </w:r>
          </w:p>
        </w:tc>
        <w:tc>
          <w:tcPr>
            <w:tcW w:w="4383" w:type="pct"/>
            <w:shd w:val="clear" w:color="auto" w:fill="EBF1DE"/>
            <w:tcMar>
              <w:top w:w="15" w:type="dxa"/>
              <w:left w:w="15" w:type="dxa"/>
              <w:bottom w:w="0" w:type="dxa"/>
              <w:right w:w="15" w:type="dxa"/>
            </w:tcMar>
            <w:vAlign w:val="center"/>
          </w:tcPr>
          <w:p w:rsidR="008D360D" w:rsidRPr="00C61295" w:rsidRDefault="008D360D" w:rsidP="008D1582">
            <w:pPr>
              <w:rPr>
                <w:rFonts w:asciiTheme="majorHAnsi" w:hAnsiTheme="majorHAnsi"/>
                <w:b/>
                <w:bCs/>
                <w:sz w:val="28"/>
                <w:szCs w:val="28"/>
                <w:lang w:val="it-IT"/>
              </w:rPr>
            </w:pPr>
            <w:r>
              <w:rPr>
                <w:rFonts w:asciiTheme="majorHAnsi" w:hAnsiTheme="majorHAnsi"/>
                <w:b/>
                <w:bCs/>
                <w:sz w:val="28"/>
                <w:szCs w:val="28"/>
                <w:lang w:val="it-IT"/>
              </w:rPr>
              <w:t xml:space="preserve"> Murugappa Groups, Chennai</w:t>
            </w:r>
            <w:del w:id="20" w:author="Darlene" w:date="2017-01-23T12:02:00Z">
              <w:r w:rsidDel="00B248E8">
                <w:rPr>
                  <w:rFonts w:asciiTheme="majorHAnsi" w:hAnsiTheme="majorHAnsi"/>
                  <w:b/>
                  <w:bCs/>
                  <w:sz w:val="28"/>
                  <w:szCs w:val="28"/>
                  <w:lang w:val="it-IT"/>
                </w:rPr>
                <w:delText>.</w:delText>
              </w:r>
            </w:del>
          </w:p>
        </w:tc>
      </w:tr>
      <w:tr w:rsidR="008D360D" w:rsidRPr="00C61295" w:rsidTr="008D1582">
        <w:trPr>
          <w:trHeight w:val="677"/>
        </w:trPr>
        <w:tc>
          <w:tcPr>
            <w:tcW w:w="617" w:type="pct"/>
            <w:shd w:val="clear" w:color="auto" w:fill="C3D69B"/>
            <w:tcMar>
              <w:top w:w="15" w:type="dxa"/>
              <w:left w:w="15" w:type="dxa"/>
              <w:bottom w:w="0" w:type="dxa"/>
              <w:right w:w="15" w:type="dxa"/>
            </w:tcMar>
          </w:tcPr>
          <w:p w:rsidR="008D360D" w:rsidRDefault="008D360D" w:rsidP="008D1582">
            <w:pPr>
              <w:jc w:val="center"/>
              <w:rPr>
                <w:rFonts w:asciiTheme="majorHAnsi" w:hAnsiTheme="majorHAnsi"/>
                <w:b/>
                <w:bCs/>
                <w:sz w:val="28"/>
                <w:szCs w:val="28"/>
              </w:rPr>
            </w:pPr>
            <w:r>
              <w:rPr>
                <w:rFonts w:asciiTheme="majorHAnsi" w:hAnsiTheme="majorHAnsi"/>
                <w:b/>
                <w:bCs/>
                <w:sz w:val="28"/>
                <w:szCs w:val="28"/>
              </w:rPr>
              <w:t>15</w:t>
            </w:r>
          </w:p>
        </w:tc>
        <w:tc>
          <w:tcPr>
            <w:tcW w:w="4383" w:type="pct"/>
            <w:shd w:val="clear" w:color="auto" w:fill="EBF1DE"/>
            <w:tcMar>
              <w:top w:w="15" w:type="dxa"/>
              <w:left w:w="15" w:type="dxa"/>
              <w:bottom w:w="0" w:type="dxa"/>
              <w:right w:w="15" w:type="dxa"/>
            </w:tcMar>
            <w:vAlign w:val="center"/>
          </w:tcPr>
          <w:p w:rsidR="008D360D" w:rsidRDefault="008D360D" w:rsidP="008D1582">
            <w:pPr>
              <w:rPr>
                <w:rFonts w:asciiTheme="majorHAnsi" w:hAnsiTheme="majorHAnsi"/>
                <w:b/>
                <w:bCs/>
                <w:sz w:val="28"/>
                <w:szCs w:val="28"/>
                <w:lang w:val="it-IT"/>
              </w:rPr>
            </w:pPr>
            <w:r>
              <w:rPr>
                <w:rFonts w:asciiTheme="majorHAnsi" w:hAnsiTheme="majorHAnsi"/>
                <w:b/>
                <w:bCs/>
                <w:sz w:val="28"/>
                <w:szCs w:val="28"/>
                <w:lang w:val="it-IT"/>
              </w:rPr>
              <w:t xml:space="preserve"> </w:t>
            </w:r>
            <w:r w:rsidRPr="00C6476F">
              <w:rPr>
                <w:rFonts w:asciiTheme="majorHAnsi" w:hAnsiTheme="majorHAnsi"/>
                <w:b/>
                <w:bCs/>
                <w:sz w:val="28"/>
                <w:szCs w:val="28"/>
                <w:lang w:val="it-IT"/>
              </w:rPr>
              <w:t>Equitas</w:t>
            </w:r>
            <w:r>
              <w:rPr>
                <w:rFonts w:asciiTheme="majorHAnsi" w:hAnsiTheme="majorHAnsi"/>
                <w:b/>
                <w:bCs/>
                <w:sz w:val="28"/>
                <w:szCs w:val="28"/>
                <w:lang w:val="it-IT"/>
              </w:rPr>
              <w:t xml:space="preserve"> Holdings Limited, Chennai</w:t>
            </w:r>
            <w:del w:id="21" w:author="Darlene" w:date="2017-01-23T12:02:00Z">
              <w:r w:rsidDel="00B248E8">
                <w:rPr>
                  <w:rFonts w:asciiTheme="majorHAnsi" w:hAnsiTheme="majorHAnsi"/>
                  <w:b/>
                  <w:bCs/>
                  <w:sz w:val="28"/>
                  <w:szCs w:val="28"/>
                  <w:lang w:val="it-IT"/>
                </w:rPr>
                <w:delText>.</w:delText>
              </w:r>
            </w:del>
          </w:p>
        </w:tc>
      </w:tr>
    </w:tbl>
    <w:p w:rsidR="00C61295" w:rsidRDefault="00C61295" w:rsidP="00DE1723">
      <w:pPr>
        <w:ind w:firstLine="720"/>
        <w:rPr>
          <w:rFonts w:asciiTheme="majorHAnsi" w:hAnsiTheme="majorHAnsi"/>
          <w:sz w:val="28"/>
          <w:szCs w:val="28"/>
        </w:rPr>
      </w:pPr>
    </w:p>
    <w:p w:rsidR="00C61295" w:rsidRDefault="00C61295" w:rsidP="007E110F">
      <w:pPr>
        <w:rPr>
          <w:rFonts w:asciiTheme="majorHAnsi" w:hAnsiTheme="majorHAnsi"/>
          <w:sz w:val="28"/>
          <w:szCs w:val="28"/>
        </w:rPr>
      </w:pPr>
    </w:p>
    <w:p w:rsidR="00F47B1F" w:rsidRDefault="00F47B1F" w:rsidP="007E110F">
      <w:pPr>
        <w:rPr>
          <w:rFonts w:asciiTheme="majorHAnsi" w:hAnsiTheme="majorHAnsi"/>
          <w:sz w:val="28"/>
          <w:szCs w:val="28"/>
        </w:rPr>
      </w:pPr>
    </w:p>
    <w:p w:rsidR="00F47B1F" w:rsidRDefault="00F47B1F" w:rsidP="007E110F">
      <w:pPr>
        <w:rPr>
          <w:rFonts w:asciiTheme="majorHAnsi" w:hAnsiTheme="majorHAnsi"/>
          <w:sz w:val="28"/>
          <w:szCs w:val="28"/>
        </w:rPr>
      </w:pPr>
    </w:p>
    <w:p w:rsidR="0057530B" w:rsidRDefault="00FB711D" w:rsidP="007E110F">
      <w:pPr>
        <w:rPr>
          <w:rFonts w:asciiTheme="majorHAnsi" w:hAnsiTheme="majorHAnsi"/>
          <w:sz w:val="28"/>
          <w:szCs w:val="28"/>
        </w:rPr>
      </w:pPr>
      <w:r w:rsidRPr="00FB711D">
        <w:rPr>
          <w:noProof/>
          <w:lang w:eastAsia="en-IN" w:bidi="ta-IN"/>
        </w:rPr>
        <w:lastRenderedPageBreak/>
        <w:pict>
          <v:shape id="_x0000_s1077" type="#_x0000_t202" style="position:absolute;margin-left:65.8pt;margin-top:613.45pt;width:328.6pt;height:24.3pt;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" filled="f" stroked="f">
            <v:path arrowok="t"/>
            <v:textbox style="mso-fit-shape-to-text:t">
              <w:txbxContent>
                <w:p w:rsidR="009E47C2" w:rsidRPr="00746A83" w:rsidRDefault="009E47C2" w:rsidP="00746A83">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Mr. </w:t>
                  </w:r>
                  <w:proofErr w:type="spellStart"/>
                  <w:r>
                    <w:rPr>
                      <w:rFonts w:asciiTheme="minorHAnsi" w:hAnsi="Calibri" w:cstheme="minorBidi"/>
                      <w:b/>
                      <w:bCs/>
                      <w:color w:val="000000" w:themeColor="text1"/>
                      <w:kern w:val="24"/>
                      <w:sz w:val="28"/>
                      <w:szCs w:val="28"/>
                    </w:rPr>
                    <w:t>Govindharaj</w:t>
                  </w:r>
                  <w:proofErr w:type="spellEnd"/>
                  <w:r>
                    <w:rPr>
                      <w:rFonts w:asciiTheme="minorHAnsi" w:hAnsi="Calibri" w:cstheme="minorBidi"/>
                      <w:b/>
                      <w:bCs/>
                      <w:color w:val="000000" w:themeColor="text1"/>
                      <w:kern w:val="24"/>
                      <w:sz w:val="28"/>
                      <w:szCs w:val="28"/>
                    </w:rPr>
                    <w:t xml:space="preserve"> (Alumni) sharing his experience </w:t>
                  </w:r>
                </w:p>
              </w:txbxContent>
            </v:textbox>
          </v:shape>
        </w:pict>
      </w:r>
      <w:r w:rsidR="00495E60">
        <w:rPr>
          <w:noProof/>
          <w:lang w:eastAsia="en-IN" w:bidi="ta-IN"/>
        </w:rPr>
        <w:drawing>
          <wp:anchor distT="0" distB="0" distL="114300" distR="114300" simplePos="0" relativeHeight="251616768" behindDoc="0" locked="0" layoutInCell="1" allowOverlap="1">
            <wp:simplePos x="0" y="0"/>
            <wp:positionH relativeFrom="column">
              <wp:posOffset>518160</wp:posOffset>
            </wp:positionH>
            <wp:positionV relativeFrom="paragraph">
              <wp:posOffset>4414520</wp:posOffset>
            </wp:positionV>
            <wp:extent cx="4735195" cy="3398520"/>
            <wp:effectExtent l="0" t="0" r="0" b="0"/>
            <wp:wrapNone/>
            <wp:docPr id="300" name="Picture 300" descr="DSC0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DSC04982"/>
                    <pic:cNvPicPr>
                      <a:picLocks noChangeAspect="1" noChangeArrowheads="1"/>
                    </pic:cNvPicPr>
                  </pic:nvPicPr>
                  <pic:blipFill>
                    <a:blip r:embed="rId33"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5195" cy="3398520"/>
                    </a:xfrm>
                    <a:prstGeom prst="rect">
                      <a:avLst/>
                    </a:prstGeom>
                    <a:noFill/>
                  </pic:spPr>
                </pic:pic>
              </a:graphicData>
            </a:graphic>
          </wp:anchor>
        </w:drawing>
      </w:r>
      <w:r w:rsidRPr="00FB711D">
        <w:rPr>
          <w:noProof/>
          <w:lang w:eastAsia="en-IN" w:bidi="ta-IN"/>
        </w:rPr>
        <w:pict>
          <v:shape id="_x0000_s1078" type="#_x0000_t202" style="position:absolute;margin-left:65.8pt;margin-top:301.8pt;width:297.3pt;height:49.75pt;z-index:251714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" filled="f" stroked="f">
            <v:path arrowok="t"/>
            <v:textbox style="mso-fit-shape-to-text:t">
              <w:txbxContent>
                <w:p w:rsidR="009E47C2" w:rsidRDefault="009E47C2" w:rsidP="00746A83">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Mr. </w:t>
                  </w:r>
                  <w:proofErr w:type="spellStart"/>
                  <w:r>
                    <w:rPr>
                      <w:rFonts w:asciiTheme="minorHAnsi" w:hAnsi="Calibri" w:cstheme="minorBidi"/>
                      <w:b/>
                      <w:bCs/>
                      <w:color w:val="000000" w:themeColor="text1"/>
                      <w:kern w:val="24"/>
                      <w:sz w:val="28"/>
                      <w:szCs w:val="28"/>
                    </w:rPr>
                    <w:t>Arun</w:t>
                  </w:r>
                  <w:proofErr w:type="spellEnd"/>
                  <w:r>
                    <w:rPr>
                      <w:rFonts w:asciiTheme="minorHAnsi" w:hAnsi="Calibri" w:cstheme="minorBidi"/>
                      <w:b/>
                      <w:bCs/>
                      <w:color w:val="000000" w:themeColor="text1"/>
                      <w:kern w:val="24"/>
                      <w:sz w:val="28"/>
                      <w:szCs w:val="28"/>
                    </w:rPr>
                    <w:t xml:space="preserve"> (Alumni) sharing his experience </w:t>
                  </w:r>
                </w:p>
                <w:p w:rsidR="009E47C2" w:rsidRPr="00746A83" w:rsidRDefault="009E47C2" w:rsidP="00746A83"/>
              </w:txbxContent>
            </v:textbox>
          </v:shape>
        </w:pict>
      </w:r>
      <w:r w:rsidR="00495E60">
        <w:rPr>
          <w:noProof/>
          <w:lang w:eastAsia="en-IN" w:bidi="ta-IN"/>
        </w:rPr>
        <w:drawing>
          <wp:anchor distT="0" distB="0" distL="114300" distR="114300" simplePos="0" relativeHeight="251615744" behindDoc="0" locked="0" layoutInCell="1" allowOverlap="1">
            <wp:simplePos x="0" y="0"/>
            <wp:positionH relativeFrom="column">
              <wp:posOffset>544830</wp:posOffset>
            </wp:positionH>
            <wp:positionV relativeFrom="paragraph">
              <wp:posOffset>600075</wp:posOffset>
            </wp:positionV>
            <wp:extent cx="4708525" cy="3248025"/>
            <wp:effectExtent l="0" t="0" r="0" b="0"/>
            <wp:wrapNone/>
            <wp:docPr id="298" name="Picture 298" descr="DSC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DSC04976"/>
                    <pic:cNvPicPr>
                      <a:picLocks noChangeAspect="1" noChangeArrowheads="1"/>
                    </pic:cNvPicPr>
                  </pic:nvPicPr>
                  <pic:blipFill>
                    <a:blip r:embed="rId34"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8525" cy="3248025"/>
                    </a:xfrm>
                    <a:prstGeom prst="rect">
                      <a:avLst/>
                    </a:prstGeom>
                    <a:noFill/>
                  </pic:spPr>
                </pic:pic>
              </a:graphicData>
            </a:graphic>
          </wp:anchor>
        </w:drawing>
      </w:r>
      <w:r>
        <w:rPr>
          <w:rFonts w:asciiTheme="majorHAnsi" w:hAnsiTheme="majorHAnsi"/>
          <w:noProof/>
          <w:sz w:val="28"/>
          <w:szCs w:val="28"/>
          <w:lang w:eastAsia="en-IN" w:bidi="ta-IN"/>
        </w:rPr>
        <w:pict>
          <v:rect id="_x0000_s1079" style="position:absolute;margin-left:25.8pt;margin-top:-24.7pt;width:394.85pt;height:90pt;z-index:2517130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" filled="f" stroked="f">
            <v:path arrowok="t"/>
            <o:lock v:ext="edit" grouping="t"/>
            <v:textbox>
              <w:txbxContent>
                <w:p w:rsidR="009E47C2" w:rsidRPr="00F47B1F" w:rsidRDefault="009E47C2" w:rsidP="00F47B1F">
                  <w:pPr>
                    <w:pStyle w:val="NormalWeb"/>
                    <w:spacing w:before="0" w:beforeAutospacing="0" w:after="0" w:afterAutospacing="0"/>
                    <w:jc w:val="center"/>
                    <w:rPr>
                      <w:rFonts w:ascii="Cambria" w:eastAsiaTheme="majorEastAsia" w:hAnsi="Cambria" w:cstheme="majorBidi"/>
                      <w:b/>
                      <w:bCs/>
                      <w:color w:val="00B0F0"/>
                      <w:kern w:val="24"/>
                      <w:sz w:val="44"/>
                      <w:szCs w:val="78"/>
                    </w:rPr>
                  </w:pPr>
                  <w:r>
                    <w:rPr>
                      <w:rFonts w:ascii="Cambria" w:eastAsiaTheme="majorEastAsia" w:hAnsi="Cambria" w:cstheme="majorBidi"/>
                      <w:b/>
                      <w:bCs/>
                      <w:color w:val="00B0F0"/>
                      <w:kern w:val="24"/>
                      <w:sz w:val="44"/>
                      <w:szCs w:val="78"/>
                    </w:rPr>
                    <w:t>Photos of Alumni Meet 2017</w:t>
                  </w:r>
                </w:p>
              </w:txbxContent>
            </v:textbox>
          </v:rect>
        </w:pict>
      </w: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Pr="0057530B" w:rsidRDefault="0057530B" w:rsidP="0057530B">
      <w:pPr>
        <w:rPr>
          <w:rFonts w:asciiTheme="majorHAnsi" w:hAnsiTheme="majorHAnsi"/>
          <w:sz w:val="28"/>
          <w:szCs w:val="28"/>
        </w:rPr>
      </w:pPr>
    </w:p>
    <w:p w:rsidR="0057530B" w:rsidRDefault="0057530B" w:rsidP="0057530B">
      <w:pPr>
        <w:rPr>
          <w:rFonts w:asciiTheme="majorHAnsi" w:hAnsiTheme="majorHAnsi"/>
          <w:sz w:val="28"/>
          <w:szCs w:val="28"/>
        </w:rPr>
      </w:pPr>
    </w:p>
    <w:p w:rsidR="00F47B1F" w:rsidRDefault="00F47B1F" w:rsidP="0057530B">
      <w:pPr>
        <w:rPr>
          <w:rFonts w:asciiTheme="majorHAnsi" w:hAnsiTheme="majorHAnsi"/>
          <w:sz w:val="28"/>
          <w:szCs w:val="28"/>
        </w:rPr>
      </w:pPr>
    </w:p>
    <w:p w:rsidR="0057530B" w:rsidRDefault="0057530B" w:rsidP="0057530B">
      <w:pPr>
        <w:rPr>
          <w:rFonts w:asciiTheme="majorHAnsi" w:hAnsiTheme="majorHAnsi"/>
          <w:sz w:val="28"/>
          <w:szCs w:val="28"/>
        </w:rPr>
      </w:pPr>
    </w:p>
    <w:p w:rsidR="00720438" w:rsidRDefault="00495E60" w:rsidP="0057530B">
      <w:pPr>
        <w:rPr>
          <w:rFonts w:asciiTheme="majorHAnsi" w:hAnsiTheme="majorHAnsi"/>
          <w:sz w:val="28"/>
          <w:szCs w:val="28"/>
        </w:rPr>
      </w:pPr>
      <w:r>
        <w:rPr>
          <w:noProof/>
          <w:lang w:eastAsia="en-IN" w:bidi="ta-IN"/>
        </w:rPr>
        <w:lastRenderedPageBreak/>
        <w:drawing>
          <wp:anchor distT="0" distB="0" distL="114300" distR="114300" simplePos="0" relativeHeight="251617792" behindDoc="0" locked="0" layoutInCell="1" allowOverlap="1">
            <wp:simplePos x="0" y="0"/>
            <wp:positionH relativeFrom="column">
              <wp:posOffset>273050</wp:posOffset>
            </wp:positionH>
            <wp:positionV relativeFrom="paragraph">
              <wp:posOffset>4326890</wp:posOffset>
            </wp:positionV>
            <wp:extent cx="5076825" cy="3370580"/>
            <wp:effectExtent l="0" t="0" r="0" b="0"/>
            <wp:wrapNone/>
            <wp:docPr id="302" name="Picture 302" descr="DSC0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DSC04996"/>
                    <pic:cNvPicPr>
                      <a:picLocks noChangeAspect="1" noChangeArrowheads="1"/>
                    </pic:cNvPicPr>
                  </pic:nvPicPr>
                  <pic:blipFill>
                    <a:blip r:embed="rId35"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825" cy="3370580"/>
                    </a:xfrm>
                    <a:prstGeom prst="rect">
                      <a:avLst/>
                    </a:prstGeom>
                    <a:noFill/>
                  </pic:spPr>
                </pic:pic>
              </a:graphicData>
            </a:graphic>
          </wp:anchor>
        </w:drawing>
      </w:r>
      <w:r w:rsidR="00FB711D" w:rsidRPr="00FB711D">
        <w:rPr>
          <w:noProof/>
          <w:lang w:eastAsia="en-IN" w:bidi="ta-IN"/>
        </w:rPr>
        <w:pict>
          <v:shape id="_x0000_s1080" type="#_x0000_t202" style="position:absolute;margin-left:65.8pt;margin-top:611.35pt;width:328.6pt;height:24.3pt;z-index:251717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" filled="f" stroked="f">
            <v:path arrowok="t"/>
            <v:textbox style="mso-fit-shape-to-text:t">
              <w:txbxContent>
                <w:p w:rsidR="009E47C2" w:rsidRPr="00746A83" w:rsidRDefault="009E47C2" w:rsidP="00746A83">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Mr. </w:t>
                  </w:r>
                  <w:proofErr w:type="spellStart"/>
                  <w:r>
                    <w:rPr>
                      <w:rFonts w:asciiTheme="minorHAnsi" w:hAnsi="Calibri" w:cstheme="minorBidi"/>
                      <w:b/>
                      <w:bCs/>
                      <w:color w:val="000000" w:themeColor="text1"/>
                      <w:kern w:val="24"/>
                      <w:sz w:val="28"/>
                      <w:szCs w:val="28"/>
                    </w:rPr>
                    <w:t>Elumalai</w:t>
                  </w:r>
                  <w:proofErr w:type="spellEnd"/>
                  <w:r>
                    <w:rPr>
                      <w:rFonts w:asciiTheme="minorHAnsi" w:hAnsi="Calibri" w:cstheme="minorBidi"/>
                      <w:b/>
                      <w:bCs/>
                      <w:color w:val="000000" w:themeColor="text1"/>
                      <w:kern w:val="24"/>
                      <w:sz w:val="28"/>
                      <w:szCs w:val="28"/>
                    </w:rPr>
                    <w:t xml:space="preserve"> (Alumni) sharing his experience </w:t>
                  </w:r>
                </w:p>
              </w:txbxContent>
            </v:textbox>
          </v:shape>
        </w:pict>
      </w:r>
      <w:r w:rsidR="00FB711D" w:rsidRPr="00FB711D">
        <w:rPr>
          <w:noProof/>
          <w:lang w:eastAsia="en-IN" w:bidi="ta-IN"/>
        </w:rPr>
        <w:pict>
          <v:shape id="_x0000_s1081" type="#_x0000_t202" style="position:absolute;margin-left:65.8pt;margin-top:301.8pt;width:297.3pt;height:49.75pt;z-index:251716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" filled="f" stroked="f">
            <v:path arrowok="t"/>
            <v:textbox style="mso-fit-shape-to-text:t">
              <w:txbxContent>
                <w:p w:rsidR="009E47C2" w:rsidRDefault="009E47C2" w:rsidP="00746A83">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Mr. </w:t>
                  </w:r>
                  <w:proofErr w:type="spellStart"/>
                  <w:r>
                    <w:rPr>
                      <w:rFonts w:asciiTheme="minorHAnsi" w:hAnsi="Calibri" w:cstheme="minorBidi"/>
                      <w:b/>
                      <w:bCs/>
                      <w:color w:val="000000" w:themeColor="text1"/>
                      <w:kern w:val="24"/>
                      <w:sz w:val="28"/>
                      <w:szCs w:val="28"/>
                    </w:rPr>
                    <w:t>Sathish</w:t>
                  </w:r>
                  <w:proofErr w:type="spellEnd"/>
                  <w:r>
                    <w:rPr>
                      <w:rFonts w:asciiTheme="minorHAnsi" w:hAnsi="Calibri" w:cstheme="minorBidi"/>
                      <w:b/>
                      <w:bCs/>
                      <w:color w:val="000000" w:themeColor="text1"/>
                      <w:kern w:val="24"/>
                      <w:sz w:val="28"/>
                      <w:szCs w:val="28"/>
                    </w:rPr>
                    <w:t xml:space="preserve"> (Alumni) sharing his experience </w:t>
                  </w:r>
                </w:p>
                <w:p w:rsidR="009E47C2" w:rsidRPr="00746A83" w:rsidRDefault="009E47C2" w:rsidP="00746A83"/>
              </w:txbxContent>
            </v:textbox>
          </v:shape>
        </w:pict>
      </w:r>
      <w:r>
        <w:rPr>
          <w:noProof/>
          <w:lang w:eastAsia="en-IN" w:bidi="ta-IN"/>
        </w:rPr>
        <w:drawing>
          <wp:anchor distT="0" distB="0" distL="114300" distR="114300" simplePos="0" relativeHeight="251618816" behindDoc="0" locked="0" layoutInCell="1" allowOverlap="1">
            <wp:simplePos x="0" y="0"/>
            <wp:positionH relativeFrom="column">
              <wp:posOffset>273050</wp:posOffset>
            </wp:positionH>
            <wp:positionV relativeFrom="paragraph">
              <wp:posOffset>542925</wp:posOffset>
            </wp:positionV>
            <wp:extent cx="5076825" cy="3261995"/>
            <wp:effectExtent l="0" t="0" r="0" b="0"/>
            <wp:wrapNone/>
            <wp:docPr id="303" name="Picture 303" descr="DSC0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DSC04993"/>
                    <pic:cNvPicPr>
                      <a:picLocks noChangeAspect="1" noChangeArrowheads="1"/>
                    </pic:cNvPicPr>
                  </pic:nvPicPr>
                  <pic:blipFill>
                    <a:blip r:embed="rId36"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825" cy="3261995"/>
                    </a:xfrm>
                    <a:prstGeom prst="rect">
                      <a:avLst/>
                    </a:prstGeom>
                    <a:noFill/>
                  </pic:spPr>
                </pic:pic>
              </a:graphicData>
            </a:graphic>
          </wp:anchor>
        </w:drawing>
      </w: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720438" w:rsidRPr="00720438" w:rsidRDefault="00720438" w:rsidP="00720438">
      <w:pPr>
        <w:rPr>
          <w:rFonts w:asciiTheme="majorHAnsi" w:hAnsiTheme="majorHAnsi"/>
          <w:sz w:val="28"/>
          <w:szCs w:val="28"/>
        </w:rPr>
      </w:pPr>
    </w:p>
    <w:p w:rsidR="0057530B" w:rsidRDefault="0057530B" w:rsidP="00720438">
      <w:pPr>
        <w:rPr>
          <w:rFonts w:asciiTheme="majorHAnsi" w:hAnsiTheme="majorHAnsi"/>
          <w:sz w:val="28"/>
          <w:szCs w:val="28"/>
        </w:rPr>
      </w:pPr>
    </w:p>
    <w:p w:rsidR="00720438" w:rsidRDefault="00720438" w:rsidP="00720438">
      <w:pPr>
        <w:rPr>
          <w:rFonts w:asciiTheme="majorHAnsi" w:hAnsiTheme="majorHAnsi"/>
          <w:sz w:val="28"/>
          <w:szCs w:val="28"/>
        </w:rPr>
      </w:pPr>
    </w:p>
    <w:p w:rsidR="009559D1" w:rsidRDefault="00FB711D" w:rsidP="00720438">
      <w:pPr>
        <w:rPr>
          <w:rFonts w:asciiTheme="majorHAnsi" w:hAnsiTheme="majorHAnsi"/>
          <w:sz w:val="28"/>
          <w:szCs w:val="28"/>
        </w:rPr>
      </w:pPr>
      <w:r w:rsidRPr="00FB711D">
        <w:rPr>
          <w:noProof/>
          <w:lang w:eastAsia="en-IN" w:bidi="ta-IN"/>
        </w:rPr>
        <w:lastRenderedPageBreak/>
        <w:pict>
          <v:shape id="_x0000_s1082" type="#_x0000_t202" style="position:absolute;margin-left:17.8pt;margin-top:598.65pt;width:399.75pt;height:49.75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" filled="f" stroked="f">
            <v:path arrowok="t"/>
            <v:textbox style="mso-fit-shape-to-text:t">
              <w:txbxContent>
                <w:p w:rsidR="009E47C2" w:rsidRDefault="009E47C2" w:rsidP="0022165A">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Ms. </w:t>
                  </w:r>
                  <w:proofErr w:type="spellStart"/>
                  <w:r>
                    <w:rPr>
                      <w:rFonts w:asciiTheme="minorHAnsi" w:hAnsi="Calibri" w:cstheme="minorBidi"/>
                      <w:b/>
                      <w:bCs/>
                      <w:color w:val="000000" w:themeColor="text1"/>
                      <w:kern w:val="24"/>
                      <w:sz w:val="28"/>
                      <w:szCs w:val="28"/>
                    </w:rPr>
                    <w:t>Rajeshwari</w:t>
                  </w:r>
                  <w:proofErr w:type="spellEnd"/>
                  <w:r>
                    <w:rPr>
                      <w:rFonts w:asciiTheme="minorHAnsi" w:hAnsi="Calibri" w:cstheme="minorBidi"/>
                      <w:b/>
                      <w:bCs/>
                      <w:color w:val="000000" w:themeColor="text1"/>
                      <w:kern w:val="24"/>
                      <w:sz w:val="28"/>
                      <w:szCs w:val="28"/>
                    </w:rPr>
                    <w:t xml:space="preserve"> delivering motivational talk </w:t>
                  </w:r>
                </w:p>
                <w:p w:rsidR="009E47C2" w:rsidRPr="0022165A" w:rsidRDefault="009E47C2" w:rsidP="0022165A"/>
              </w:txbxContent>
            </v:textbox>
          </v:shape>
        </w:pict>
      </w:r>
      <w:r w:rsidR="00495E60">
        <w:rPr>
          <w:noProof/>
          <w:lang w:eastAsia="en-IN" w:bidi="ta-IN"/>
        </w:rPr>
        <w:drawing>
          <wp:anchor distT="0" distB="0" distL="114300" distR="114300" simplePos="0" relativeHeight="251620864" behindDoc="0" locked="0" layoutInCell="1" allowOverlap="1">
            <wp:simplePos x="0" y="0"/>
            <wp:positionH relativeFrom="column">
              <wp:posOffset>226060</wp:posOffset>
            </wp:positionH>
            <wp:positionV relativeFrom="paragraph">
              <wp:posOffset>4232275</wp:posOffset>
            </wp:positionV>
            <wp:extent cx="5076825" cy="3370580"/>
            <wp:effectExtent l="0" t="0" r="0" b="0"/>
            <wp:wrapNone/>
            <wp:docPr id="309" name="Picture 309" descr="DSC0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DSC05002"/>
                    <pic:cNvPicPr>
                      <a:picLocks noChangeAspect="1" noChangeArrowheads="1"/>
                    </pic:cNvPicPr>
                  </pic:nvPicPr>
                  <pic:blipFill>
                    <a:blip r:embed="rId37"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825" cy="3370580"/>
                    </a:xfrm>
                    <a:prstGeom prst="rect">
                      <a:avLst/>
                    </a:prstGeom>
                    <a:noFill/>
                  </pic:spPr>
                </pic:pic>
              </a:graphicData>
            </a:graphic>
          </wp:anchor>
        </w:drawing>
      </w:r>
      <w:r w:rsidRPr="00FB711D">
        <w:rPr>
          <w:noProof/>
          <w:lang w:eastAsia="en-IN" w:bidi="ta-IN"/>
        </w:rPr>
        <w:pict>
          <v:shape id="_x0000_s1083" type="#_x0000_t202" style="position:absolute;margin-left:65.8pt;margin-top:291.8pt;width:297.3pt;height:49.75pt;z-index:25171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" filled="f" stroked="f">
            <v:path arrowok="t"/>
            <v:textbox style="mso-fit-shape-to-text:t">
              <w:txbxContent>
                <w:p w:rsidR="009E47C2" w:rsidRDefault="009E47C2" w:rsidP="0022165A">
                  <w:pPr>
                    <w:pStyle w:val="NormalWeb"/>
                    <w:spacing w:before="0" w:beforeAutospacing="0" w:after="0" w:afterAutospacing="0"/>
                    <w:jc w:val="center"/>
                  </w:pPr>
                  <w:r>
                    <w:rPr>
                      <w:rFonts w:asciiTheme="minorHAnsi" w:hAnsi="Calibri" w:cstheme="minorBidi"/>
                      <w:b/>
                      <w:bCs/>
                      <w:color w:val="000000" w:themeColor="text1"/>
                      <w:kern w:val="24"/>
                      <w:sz w:val="28"/>
                      <w:szCs w:val="28"/>
                    </w:rPr>
                    <w:t xml:space="preserve">Ms. </w:t>
                  </w:r>
                  <w:proofErr w:type="spellStart"/>
                  <w:r>
                    <w:rPr>
                      <w:rFonts w:asciiTheme="minorHAnsi" w:hAnsi="Calibri" w:cstheme="minorBidi"/>
                      <w:b/>
                      <w:bCs/>
                      <w:color w:val="000000" w:themeColor="text1"/>
                      <w:kern w:val="24"/>
                      <w:sz w:val="28"/>
                      <w:szCs w:val="28"/>
                    </w:rPr>
                    <w:t>Nithya</w:t>
                  </w:r>
                  <w:proofErr w:type="spellEnd"/>
                  <w:r>
                    <w:rPr>
                      <w:rFonts w:asciiTheme="minorHAnsi" w:hAnsi="Calibri" w:cstheme="minorBidi"/>
                      <w:b/>
                      <w:bCs/>
                      <w:color w:val="000000" w:themeColor="text1"/>
                      <w:kern w:val="24"/>
                      <w:sz w:val="28"/>
                      <w:szCs w:val="28"/>
                    </w:rPr>
                    <w:t xml:space="preserve"> (Alumni) sharing her experience</w:t>
                  </w:r>
                </w:p>
                <w:p w:rsidR="009E47C2" w:rsidRPr="0022165A" w:rsidRDefault="009E47C2" w:rsidP="0022165A"/>
              </w:txbxContent>
            </v:textbox>
          </v:shape>
        </w:pict>
      </w:r>
      <w:r w:rsidR="00495E60">
        <w:rPr>
          <w:noProof/>
          <w:lang w:eastAsia="en-IN" w:bidi="ta-IN"/>
        </w:rPr>
        <w:drawing>
          <wp:anchor distT="0" distB="0" distL="114300" distR="114300" simplePos="0" relativeHeight="251619840" behindDoc="0" locked="0" layoutInCell="1" allowOverlap="1">
            <wp:simplePos x="0" y="0"/>
            <wp:positionH relativeFrom="column">
              <wp:posOffset>226060</wp:posOffset>
            </wp:positionH>
            <wp:positionV relativeFrom="paragraph">
              <wp:posOffset>274955</wp:posOffset>
            </wp:positionV>
            <wp:extent cx="5076825" cy="3370580"/>
            <wp:effectExtent l="0" t="0" r="0" b="0"/>
            <wp:wrapNone/>
            <wp:docPr id="307" name="Picture 307" descr="DSC0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DSC05021"/>
                    <pic:cNvPicPr>
                      <a:picLocks noChangeAspect="1" noChangeArrowheads="1"/>
                    </pic:cNvPicPr>
                  </pic:nvPicPr>
                  <pic:blipFill>
                    <a:blip r:embed="rId38"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825" cy="3370580"/>
                    </a:xfrm>
                    <a:prstGeom prst="rect">
                      <a:avLst/>
                    </a:prstGeom>
                    <a:noFill/>
                  </pic:spPr>
                </pic:pic>
              </a:graphicData>
            </a:graphic>
          </wp:anchor>
        </w:drawing>
      </w: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Pr="009559D1" w:rsidRDefault="009559D1" w:rsidP="009559D1">
      <w:pPr>
        <w:rPr>
          <w:rFonts w:asciiTheme="majorHAnsi" w:hAnsiTheme="majorHAnsi"/>
          <w:sz w:val="28"/>
          <w:szCs w:val="28"/>
        </w:rPr>
      </w:pPr>
    </w:p>
    <w:p w:rsidR="009559D1" w:rsidRDefault="009559D1" w:rsidP="009559D1">
      <w:pPr>
        <w:rPr>
          <w:rFonts w:asciiTheme="majorHAnsi" w:hAnsiTheme="majorHAnsi"/>
          <w:sz w:val="28"/>
          <w:szCs w:val="28"/>
        </w:rPr>
      </w:pPr>
    </w:p>
    <w:p w:rsidR="009559D1" w:rsidRDefault="009559D1" w:rsidP="009559D1">
      <w:pPr>
        <w:rPr>
          <w:rFonts w:asciiTheme="majorHAnsi" w:hAnsiTheme="majorHAnsi"/>
          <w:sz w:val="28"/>
          <w:szCs w:val="28"/>
        </w:rPr>
      </w:pPr>
    </w:p>
    <w:p w:rsidR="009559D1" w:rsidRDefault="009559D1" w:rsidP="009559D1">
      <w:pPr>
        <w:tabs>
          <w:tab w:val="left" w:pos="1455"/>
        </w:tabs>
        <w:jc w:val="center"/>
        <w:rPr>
          <w:rFonts w:asciiTheme="majorHAnsi" w:hAnsiTheme="majorHAnsi"/>
          <w:sz w:val="154"/>
          <w:szCs w:val="154"/>
        </w:rPr>
      </w:pPr>
    </w:p>
    <w:p w:rsidR="009559D1" w:rsidRDefault="009559D1" w:rsidP="009559D1">
      <w:pPr>
        <w:tabs>
          <w:tab w:val="left" w:pos="1455"/>
        </w:tabs>
        <w:jc w:val="center"/>
        <w:rPr>
          <w:rFonts w:asciiTheme="majorHAnsi" w:hAnsiTheme="majorHAnsi"/>
          <w:sz w:val="154"/>
          <w:szCs w:val="154"/>
        </w:rPr>
      </w:pPr>
    </w:p>
    <w:p w:rsidR="008D1582" w:rsidRDefault="009559D1" w:rsidP="008D1582">
      <w:pPr>
        <w:tabs>
          <w:tab w:val="left" w:pos="1455"/>
        </w:tabs>
        <w:jc w:val="center"/>
        <w:rPr>
          <w:rFonts w:asciiTheme="majorHAnsi" w:hAnsiTheme="majorHAnsi"/>
          <w:sz w:val="154"/>
          <w:szCs w:val="154"/>
        </w:rPr>
      </w:pPr>
      <w:r w:rsidRPr="00C503E2">
        <w:rPr>
          <w:rFonts w:asciiTheme="majorHAnsi" w:hAnsiTheme="majorHAnsi"/>
          <w:sz w:val="154"/>
          <w:szCs w:val="154"/>
        </w:rPr>
        <w:t>Thanking you</w:t>
      </w:r>
    </w:p>
    <w:p w:rsidR="009D17B9" w:rsidRDefault="008D1582" w:rsidP="009D17B9">
      <w:pPr>
        <w:tabs>
          <w:tab w:val="left" w:pos="1455"/>
        </w:tabs>
        <w:spacing w:after="0"/>
        <w:jc w:val="center"/>
        <w:rPr>
          <w:rFonts w:ascii="Arial" w:hAnsi="Arial" w:cs="Arial"/>
          <w:color w:val="000000"/>
          <w:sz w:val="48"/>
          <w:szCs w:val="48"/>
        </w:rPr>
      </w:pPr>
      <w:r>
        <w:rPr>
          <w:rFonts w:ascii="Calibri" w:hAnsi="Calibri" w:cs="Calibri"/>
          <w:noProof/>
          <w:color w:val="000000"/>
          <w:sz w:val="52"/>
          <w:szCs w:val="52"/>
          <w:lang w:eastAsia="en-IN" w:bidi="ta-IN"/>
        </w:rPr>
        <w:drawing>
          <wp:anchor distT="0" distB="0" distL="114300" distR="114300" simplePos="0" relativeHeight="251659264" behindDoc="0" locked="0" layoutInCell="1" allowOverlap="1">
            <wp:simplePos x="0" y="0"/>
            <wp:positionH relativeFrom="column">
              <wp:posOffset>350126</wp:posOffset>
            </wp:positionH>
            <wp:positionV relativeFrom="paragraph">
              <wp:posOffset>2821130</wp:posOffset>
            </wp:positionV>
            <wp:extent cx="564274" cy="536027"/>
            <wp:effectExtent l="19050" t="0" r="7226"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39"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274" cy="536027"/>
                    </a:xfrm>
                    <a:prstGeom prst="rect">
                      <a:avLst/>
                    </a:prstGeom>
                  </pic:spPr>
                </pic:pic>
              </a:graphicData>
            </a:graphic>
          </wp:anchor>
        </w:drawing>
      </w:r>
      <w:r w:rsidR="009559D1">
        <w:rPr>
          <w:rFonts w:asciiTheme="majorHAnsi" w:hAnsiTheme="majorHAnsi"/>
          <w:sz w:val="154"/>
          <w:szCs w:val="154"/>
        </w:rPr>
        <w:br/>
      </w:r>
      <w:hyperlink r:id="rId40" w:history="1">
        <w:r w:rsidRPr="00C503E2">
          <w:rPr>
            <w:rStyle w:val="Hyperlink"/>
            <w:rFonts w:ascii="Arial" w:hAnsi="Arial" w:cs="Arial"/>
            <w:sz w:val="48"/>
            <w:szCs w:val="48"/>
          </w:rPr>
          <w:t>www.arunapartnership.org</w:t>
        </w:r>
      </w:hyperlink>
      <w:r w:rsidRPr="00C503E2">
        <w:rPr>
          <w:rFonts w:ascii="Calibri" w:hAnsi="Calibri" w:cs="Calibri"/>
          <w:color w:val="000000"/>
          <w:sz w:val="52"/>
          <w:szCs w:val="52"/>
        </w:rPr>
        <w:br/>
      </w:r>
      <w:hyperlink r:id="rId41" w:history="1">
        <w:r w:rsidRPr="00C503E2">
          <w:rPr>
            <w:rStyle w:val="Hyperlink"/>
            <w:rFonts w:ascii="Arial" w:hAnsi="Arial" w:cs="Arial"/>
            <w:sz w:val="48"/>
            <w:szCs w:val="48"/>
          </w:rPr>
          <w:t>www.stiftung-aruna.ch</w:t>
        </w:r>
      </w:hyperlink>
      <w:r w:rsidRPr="00C503E2">
        <w:rPr>
          <w:rFonts w:ascii="Arial" w:hAnsi="Arial" w:cs="Arial"/>
          <w:color w:val="000000"/>
          <w:sz w:val="48"/>
          <w:szCs w:val="48"/>
        </w:rPr>
        <w:br/>
      </w:r>
      <w:hyperlink r:id="rId42" w:history="1">
        <w:r w:rsidRPr="00C503E2">
          <w:rPr>
            <w:rStyle w:val="Hyperlink"/>
            <w:rFonts w:ascii="Arial" w:hAnsi="Arial" w:cs="Arial"/>
            <w:sz w:val="48"/>
            <w:szCs w:val="48"/>
          </w:rPr>
          <w:t>www.freundeskreisindien.de</w:t>
        </w:r>
      </w:hyperlink>
      <w:r>
        <w:rPr>
          <w:rFonts w:ascii="Arial" w:hAnsi="Arial" w:cs="Arial"/>
          <w:color w:val="000000"/>
          <w:sz w:val="48"/>
          <w:szCs w:val="48"/>
        </w:rPr>
        <w:t xml:space="preserve">             </w:t>
      </w:r>
      <w:r>
        <w:rPr>
          <w:rFonts w:ascii="Arial" w:hAnsi="Arial" w:cs="Arial"/>
          <w:color w:val="000000"/>
          <w:sz w:val="48"/>
          <w:szCs w:val="48"/>
        </w:rPr>
        <w:br/>
        <w:t xml:space="preserve">       </w:t>
      </w:r>
      <w:r w:rsidR="009D17B9">
        <w:rPr>
          <w:rFonts w:ascii="Arial" w:hAnsi="Arial" w:cs="Arial"/>
          <w:color w:val="000000"/>
          <w:sz w:val="48"/>
          <w:szCs w:val="48"/>
        </w:rPr>
        <w:t xml:space="preserve">            </w:t>
      </w:r>
    </w:p>
    <w:p w:rsidR="00720438" w:rsidRPr="009559D1" w:rsidRDefault="009D17B9" w:rsidP="009E47C2">
      <w:pPr>
        <w:tabs>
          <w:tab w:val="left" w:pos="1455"/>
        </w:tabs>
        <w:spacing w:after="0"/>
        <w:jc w:val="center"/>
        <w:rPr>
          <w:rFonts w:asciiTheme="majorHAnsi" w:hAnsiTheme="majorHAnsi"/>
          <w:sz w:val="28"/>
          <w:szCs w:val="28"/>
        </w:rPr>
      </w:pPr>
      <w:r w:rsidRPr="00D810DF">
        <w:rPr>
          <w:rStyle w:val="Hyperlink"/>
          <w:rFonts w:ascii="Calibri" w:hAnsi="Calibri" w:cs="Calibri"/>
          <w:sz w:val="52"/>
          <w:szCs w:val="52"/>
        </w:rPr>
        <w:t>www.facebook.com/smtptp</w:t>
      </w:r>
    </w:p>
    <w:sectPr w:rsidR="00720438" w:rsidRPr="009559D1" w:rsidSect="008F0588">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4068" w:rsidRDefault="00F54068" w:rsidP="003378A7">
      <w:pPr>
        <w:spacing w:after="0" w:line="240" w:lineRule="auto"/>
      </w:pPr>
      <w:r>
        <w:separator/>
      </w:r>
    </w:p>
  </w:endnote>
  <w:endnote w:type="continuationSeparator" w:id="0">
    <w:p w:rsidR="00F54068" w:rsidRDefault="00F54068" w:rsidP="00337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4068" w:rsidRDefault="00F54068" w:rsidP="003378A7">
      <w:pPr>
        <w:spacing w:after="0" w:line="240" w:lineRule="auto"/>
      </w:pPr>
      <w:r>
        <w:separator/>
      </w:r>
    </w:p>
  </w:footnote>
  <w:footnote w:type="continuationSeparator" w:id="0">
    <w:p w:rsidR="00F54068" w:rsidRDefault="00F54068" w:rsidP="003378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F365B"/>
    <w:multiLevelType w:val="hybridMultilevel"/>
    <w:tmpl w:val="4078B40C"/>
    <w:lvl w:ilvl="0" w:tplc="E41EF500">
      <w:start w:val="1"/>
      <w:numFmt w:val="decimal"/>
      <w:lvlText w:val="%1."/>
      <w:lvlJc w:val="left"/>
      <w:pPr>
        <w:tabs>
          <w:tab w:val="num" w:pos="720"/>
        </w:tabs>
        <w:ind w:left="720" w:hanging="360"/>
      </w:pPr>
      <w:rPr>
        <w:rFonts w:asciiTheme="minorHAnsi" w:eastAsiaTheme="minorHAnsi" w:hAnsiTheme="minorHAnsi" w:cstheme="minorBidi"/>
      </w:rPr>
    </w:lvl>
    <w:lvl w:ilvl="1" w:tplc="6F3E3C4A" w:tentative="1">
      <w:start w:val="1"/>
      <w:numFmt w:val="bullet"/>
      <w:lvlText w:val=""/>
      <w:lvlJc w:val="left"/>
      <w:pPr>
        <w:tabs>
          <w:tab w:val="num" w:pos="1440"/>
        </w:tabs>
        <w:ind w:left="1440" w:hanging="360"/>
      </w:pPr>
      <w:rPr>
        <w:rFonts w:ascii="Symbol" w:hAnsi="Symbol" w:hint="default"/>
      </w:rPr>
    </w:lvl>
    <w:lvl w:ilvl="2" w:tplc="6ED422CA" w:tentative="1">
      <w:start w:val="1"/>
      <w:numFmt w:val="bullet"/>
      <w:lvlText w:val=""/>
      <w:lvlJc w:val="left"/>
      <w:pPr>
        <w:tabs>
          <w:tab w:val="num" w:pos="2160"/>
        </w:tabs>
        <w:ind w:left="2160" w:hanging="360"/>
      </w:pPr>
      <w:rPr>
        <w:rFonts w:ascii="Symbol" w:hAnsi="Symbol" w:hint="default"/>
      </w:rPr>
    </w:lvl>
    <w:lvl w:ilvl="3" w:tplc="FC840EE4" w:tentative="1">
      <w:start w:val="1"/>
      <w:numFmt w:val="bullet"/>
      <w:lvlText w:val=""/>
      <w:lvlJc w:val="left"/>
      <w:pPr>
        <w:tabs>
          <w:tab w:val="num" w:pos="2880"/>
        </w:tabs>
        <w:ind w:left="2880" w:hanging="360"/>
      </w:pPr>
      <w:rPr>
        <w:rFonts w:ascii="Symbol" w:hAnsi="Symbol" w:hint="default"/>
      </w:rPr>
    </w:lvl>
    <w:lvl w:ilvl="4" w:tplc="A1468BA0" w:tentative="1">
      <w:start w:val="1"/>
      <w:numFmt w:val="bullet"/>
      <w:lvlText w:val=""/>
      <w:lvlJc w:val="left"/>
      <w:pPr>
        <w:tabs>
          <w:tab w:val="num" w:pos="3600"/>
        </w:tabs>
        <w:ind w:left="3600" w:hanging="360"/>
      </w:pPr>
      <w:rPr>
        <w:rFonts w:ascii="Symbol" w:hAnsi="Symbol" w:hint="default"/>
      </w:rPr>
    </w:lvl>
    <w:lvl w:ilvl="5" w:tplc="08E81192" w:tentative="1">
      <w:start w:val="1"/>
      <w:numFmt w:val="bullet"/>
      <w:lvlText w:val=""/>
      <w:lvlJc w:val="left"/>
      <w:pPr>
        <w:tabs>
          <w:tab w:val="num" w:pos="4320"/>
        </w:tabs>
        <w:ind w:left="4320" w:hanging="360"/>
      </w:pPr>
      <w:rPr>
        <w:rFonts w:ascii="Symbol" w:hAnsi="Symbol" w:hint="default"/>
      </w:rPr>
    </w:lvl>
    <w:lvl w:ilvl="6" w:tplc="4BE603CC" w:tentative="1">
      <w:start w:val="1"/>
      <w:numFmt w:val="bullet"/>
      <w:lvlText w:val=""/>
      <w:lvlJc w:val="left"/>
      <w:pPr>
        <w:tabs>
          <w:tab w:val="num" w:pos="5040"/>
        </w:tabs>
        <w:ind w:left="5040" w:hanging="360"/>
      </w:pPr>
      <w:rPr>
        <w:rFonts w:ascii="Symbol" w:hAnsi="Symbol" w:hint="default"/>
      </w:rPr>
    </w:lvl>
    <w:lvl w:ilvl="7" w:tplc="ECEE1204" w:tentative="1">
      <w:start w:val="1"/>
      <w:numFmt w:val="bullet"/>
      <w:lvlText w:val=""/>
      <w:lvlJc w:val="left"/>
      <w:pPr>
        <w:tabs>
          <w:tab w:val="num" w:pos="5760"/>
        </w:tabs>
        <w:ind w:left="5760" w:hanging="360"/>
      </w:pPr>
      <w:rPr>
        <w:rFonts w:ascii="Symbol" w:hAnsi="Symbol" w:hint="default"/>
      </w:rPr>
    </w:lvl>
    <w:lvl w:ilvl="8" w:tplc="9C84F38C" w:tentative="1">
      <w:start w:val="1"/>
      <w:numFmt w:val="bullet"/>
      <w:lvlText w:val=""/>
      <w:lvlJc w:val="left"/>
      <w:pPr>
        <w:tabs>
          <w:tab w:val="num" w:pos="6480"/>
        </w:tabs>
        <w:ind w:left="6480" w:hanging="360"/>
      </w:pPr>
      <w:rPr>
        <w:rFonts w:ascii="Symbol" w:hAnsi="Symbol" w:hint="default"/>
      </w:rPr>
    </w:lvl>
  </w:abstractNum>
  <w:abstractNum w:abstractNumId="1">
    <w:nsid w:val="0AA752AD"/>
    <w:multiLevelType w:val="hybridMultilevel"/>
    <w:tmpl w:val="023AB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280B12"/>
    <w:multiLevelType w:val="hybridMultilevel"/>
    <w:tmpl w:val="A49A319C"/>
    <w:lvl w:ilvl="0" w:tplc="6678795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E0267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EB65E4F"/>
    <w:multiLevelType w:val="hybridMultilevel"/>
    <w:tmpl w:val="7FDE07E6"/>
    <w:lvl w:ilvl="0" w:tplc="D3866D3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4033F47"/>
    <w:multiLevelType w:val="hybridMultilevel"/>
    <w:tmpl w:val="9DE26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6D20AD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BB340A"/>
    <w:multiLevelType w:val="hybridMultilevel"/>
    <w:tmpl w:val="BE44B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39637F2"/>
    <w:multiLevelType w:val="hybridMultilevel"/>
    <w:tmpl w:val="DC3C8762"/>
    <w:lvl w:ilvl="0" w:tplc="D3866D3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723482A"/>
    <w:multiLevelType w:val="hybridMultilevel"/>
    <w:tmpl w:val="60C60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5C36090"/>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599F7BC3"/>
    <w:multiLevelType w:val="hybridMultilevel"/>
    <w:tmpl w:val="66CE8C5E"/>
    <w:lvl w:ilvl="0" w:tplc="56B4CE3A">
      <w:start w:val="1"/>
      <w:numFmt w:val="bullet"/>
      <w:lvlText w:val="•"/>
      <w:lvlJc w:val="left"/>
      <w:pPr>
        <w:tabs>
          <w:tab w:val="num" w:pos="720"/>
        </w:tabs>
        <w:ind w:left="720" w:hanging="360"/>
      </w:pPr>
      <w:rPr>
        <w:rFonts w:ascii="Arial" w:hAnsi="Arial" w:hint="default"/>
      </w:rPr>
    </w:lvl>
    <w:lvl w:ilvl="1" w:tplc="2068AD96" w:tentative="1">
      <w:start w:val="1"/>
      <w:numFmt w:val="bullet"/>
      <w:lvlText w:val="•"/>
      <w:lvlJc w:val="left"/>
      <w:pPr>
        <w:tabs>
          <w:tab w:val="num" w:pos="1440"/>
        </w:tabs>
        <w:ind w:left="1440" w:hanging="360"/>
      </w:pPr>
      <w:rPr>
        <w:rFonts w:ascii="Arial" w:hAnsi="Arial" w:hint="default"/>
      </w:rPr>
    </w:lvl>
    <w:lvl w:ilvl="2" w:tplc="CFF68C38" w:tentative="1">
      <w:start w:val="1"/>
      <w:numFmt w:val="bullet"/>
      <w:lvlText w:val="•"/>
      <w:lvlJc w:val="left"/>
      <w:pPr>
        <w:tabs>
          <w:tab w:val="num" w:pos="2160"/>
        </w:tabs>
        <w:ind w:left="2160" w:hanging="360"/>
      </w:pPr>
      <w:rPr>
        <w:rFonts w:ascii="Arial" w:hAnsi="Arial" w:hint="default"/>
      </w:rPr>
    </w:lvl>
    <w:lvl w:ilvl="3" w:tplc="CD0CD9B2" w:tentative="1">
      <w:start w:val="1"/>
      <w:numFmt w:val="bullet"/>
      <w:lvlText w:val="•"/>
      <w:lvlJc w:val="left"/>
      <w:pPr>
        <w:tabs>
          <w:tab w:val="num" w:pos="2880"/>
        </w:tabs>
        <w:ind w:left="2880" w:hanging="360"/>
      </w:pPr>
      <w:rPr>
        <w:rFonts w:ascii="Arial" w:hAnsi="Arial" w:hint="default"/>
      </w:rPr>
    </w:lvl>
    <w:lvl w:ilvl="4" w:tplc="3AF0757E" w:tentative="1">
      <w:start w:val="1"/>
      <w:numFmt w:val="bullet"/>
      <w:lvlText w:val="•"/>
      <w:lvlJc w:val="left"/>
      <w:pPr>
        <w:tabs>
          <w:tab w:val="num" w:pos="3600"/>
        </w:tabs>
        <w:ind w:left="3600" w:hanging="360"/>
      </w:pPr>
      <w:rPr>
        <w:rFonts w:ascii="Arial" w:hAnsi="Arial" w:hint="default"/>
      </w:rPr>
    </w:lvl>
    <w:lvl w:ilvl="5" w:tplc="C3A895CC" w:tentative="1">
      <w:start w:val="1"/>
      <w:numFmt w:val="bullet"/>
      <w:lvlText w:val="•"/>
      <w:lvlJc w:val="left"/>
      <w:pPr>
        <w:tabs>
          <w:tab w:val="num" w:pos="4320"/>
        </w:tabs>
        <w:ind w:left="4320" w:hanging="360"/>
      </w:pPr>
      <w:rPr>
        <w:rFonts w:ascii="Arial" w:hAnsi="Arial" w:hint="default"/>
      </w:rPr>
    </w:lvl>
    <w:lvl w:ilvl="6" w:tplc="3F8C52AE" w:tentative="1">
      <w:start w:val="1"/>
      <w:numFmt w:val="bullet"/>
      <w:lvlText w:val="•"/>
      <w:lvlJc w:val="left"/>
      <w:pPr>
        <w:tabs>
          <w:tab w:val="num" w:pos="5040"/>
        </w:tabs>
        <w:ind w:left="5040" w:hanging="360"/>
      </w:pPr>
      <w:rPr>
        <w:rFonts w:ascii="Arial" w:hAnsi="Arial" w:hint="default"/>
      </w:rPr>
    </w:lvl>
    <w:lvl w:ilvl="7" w:tplc="67E8858E" w:tentative="1">
      <w:start w:val="1"/>
      <w:numFmt w:val="bullet"/>
      <w:lvlText w:val="•"/>
      <w:lvlJc w:val="left"/>
      <w:pPr>
        <w:tabs>
          <w:tab w:val="num" w:pos="5760"/>
        </w:tabs>
        <w:ind w:left="5760" w:hanging="360"/>
      </w:pPr>
      <w:rPr>
        <w:rFonts w:ascii="Arial" w:hAnsi="Arial" w:hint="default"/>
      </w:rPr>
    </w:lvl>
    <w:lvl w:ilvl="8" w:tplc="3CE8251A" w:tentative="1">
      <w:start w:val="1"/>
      <w:numFmt w:val="bullet"/>
      <w:lvlText w:val="•"/>
      <w:lvlJc w:val="left"/>
      <w:pPr>
        <w:tabs>
          <w:tab w:val="num" w:pos="6480"/>
        </w:tabs>
        <w:ind w:left="6480" w:hanging="360"/>
      </w:pPr>
      <w:rPr>
        <w:rFonts w:ascii="Arial" w:hAnsi="Arial" w:hint="default"/>
      </w:rPr>
    </w:lvl>
  </w:abstractNum>
  <w:abstractNum w:abstractNumId="12">
    <w:nsid w:val="5B4A010D"/>
    <w:multiLevelType w:val="hybridMultilevel"/>
    <w:tmpl w:val="15EA2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0C76E76"/>
    <w:multiLevelType w:val="multilevel"/>
    <w:tmpl w:val="72E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275835"/>
    <w:multiLevelType w:val="hybridMultilevel"/>
    <w:tmpl w:val="792E4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5383E0F"/>
    <w:multiLevelType w:val="hybridMultilevel"/>
    <w:tmpl w:val="0580797A"/>
    <w:lvl w:ilvl="0" w:tplc="C4A80760">
      <w:start w:val="1"/>
      <w:numFmt w:val="bullet"/>
      <w:lvlText w:val=""/>
      <w:lvlJc w:val="left"/>
      <w:pPr>
        <w:tabs>
          <w:tab w:val="num" w:pos="720"/>
        </w:tabs>
        <w:ind w:left="720" w:hanging="360"/>
      </w:pPr>
      <w:rPr>
        <w:rFonts w:ascii="Symbol" w:hAnsi="Symbol" w:hint="default"/>
      </w:rPr>
    </w:lvl>
    <w:lvl w:ilvl="1" w:tplc="4C84D96E" w:tentative="1">
      <w:start w:val="1"/>
      <w:numFmt w:val="bullet"/>
      <w:lvlText w:val=""/>
      <w:lvlJc w:val="left"/>
      <w:pPr>
        <w:tabs>
          <w:tab w:val="num" w:pos="1440"/>
        </w:tabs>
        <w:ind w:left="1440" w:hanging="360"/>
      </w:pPr>
      <w:rPr>
        <w:rFonts w:ascii="Symbol" w:hAnsi="Symbol" w:hint="default"/>
      </w:rPr>
    </w:lvl>
    <w:lvl w:ilvl="2" w:tplc="DD2A4916" w:tentative="1">
      <w:start w:val="1"/>
      <w:numFmt w:val="bullet"/>
      <w:lvlText w:val=""/>
      <w:lvlJc w:val="left"/>
      <w:pPr>
        <w:tabs>
          <w:tab w:val="num" w:pos="2160"/>
        </w:tabs>
        <w:ind w:left="2160" w:hanging="360"/>
      </w:pPr>
      <w:rPr>
        <w:rFonts w:ascii="Symbol" w:hAnsi="Symbol" w:hint="default"/>
      </w:rPr>
    </w:lvl>
    <w:lvl w:ilvl="3" w:tplc="290E58F2" w:tentative="1">
      <w:start w:val="1"/>
      <w:numFmt w:val="bullet"/>
      <w:lvlText w:val=""/>
      <w:lvlJc w:val="left"/>
      <w:pPr>
        <w:tabs>
          <w:tab w:val="num" w:pos="2880"/>
        </w:tabs>
        <w:ind w:left="2880" w:hanging="360"/>
      </w:pPr>
      <w:rPr>
        <w:rFonts w:ascii="Symbol" w:hAnsi="Symbol" w:hint="default"/>
      </w:rPr>
    </w:lvl>
    <w:lvl w:ilvl="4" w:tplc="8F7E6C0E" w:tentative="1">
      <w:start w:val="1"/>
      <w:numFmt w:val="bullet"/>
      <w:lvlText w:val=""/>
      <w:lvlJc w:val="left"/>
      <w:pPr>
        <w:tabs>
          <w:tab w:val="num" w:pos="3600"/>
        </w:tabs>
        <w:ind w:left="3600" w:hanging="360"/>
      </w:pPr>
      <w:rPr>
        <w:rFonts w:ascii="Symbol" w:hAnsi="Symbol" w:hint="default"/>
      </w:rPr>
    </w:lvl>
    <w:lvl w:ilvl="5" w:tplc="B144FEA2" w:tentative="1">
      <w:start w:val="1"/>
      <w:numFmt w:val="bullet"/>
      <w:lvlText w:val=""/>
      <w:lvlJc w:val="left"/>
      <w:pPr>
        <w:tabs>
          <w:tab w:val="num" w:pos="4320"/>
        </w:tabs>
        <w:ind w:left="4320" w:hanging="360"/>
      </w:pPr>
      <w:rPr>
        <w:rFonts w:ascii="Symbol" w:hAnsi="Symbol" w:hint="default"/>
      </w:rPr>
    </w:lvl>
    <w:lvl w:ilvl="6" w:tplc="30881610" w:tentative="1">
      <w:start w:val="1"/>
      <w:numFmt w:val="bullet"/>
      <w:lvlText w:val=""/>
      <w:lvlJc w:val="left"/>
      <w:pPr>
        <w:tabs>
          <w:tab w:val="num" w:pos="5040"/>
        </w:tabs>
        <w:ind w:left="5040" w:hanging="360"/>
      </w:pPr>
      <w:rPr>
        <w:rFonts w:ascii="Symbol" w:hAnsi="Symbol" w:hint="default"/>
      </w:rPr>
    </w:lvl>
    <w:lvl w:ilvl="7" w:tplc="AB346874" w:tentative="1">
      <w:start w:val="1"/>
      <w:numFmt w:val="bullet"/>
      <w:lvlText w:val=""/>
      <w:lvlJc w:val="left"/>
      <w:pPr>
        <w:tabs>
          <w:tab w:val="num" w:pos="5760"/>
        </w:tabs>
        <w:ind w:left="5760" w:hanging="360"/>
      </w:pPr>
      <w:rPr>
        <w:rFonts w:ascii="Symbol" w:hAnsi="Symbol" w:hint="default"/>
      </w:rPr>
    </w:lvl>
    <w:lvl w:ilvl="8" w:tplc="BE9CE08A"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3"/>
  </w:num>
  <w:num w:numId="3">
    <w:abstractNumId w:val="0"/>
  </w:num>
  <w:num w:numId="4">
    <w:abstractNumId w:val="15"/>
  </w:num>
  <w:num w:numId="5">
    <w:abstractNumId w:val="11"/>
  </w:num>
  <w:num w:numId="6">
    <w:abstractNumId w:val="2"/>
  </w:num>
  <w:num w:numId="7">
    <w:abstractNumId w:val="7"/>
  </w:num>
  <w:num w:numId="8">
    <w:abstractNumId w:val="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2"/>
  </w:num>
  <w:num w:numId="12">
    <w:abstractNumId w:val="5"/>
  </w:num>
  <w:num w:numId="13">
    <w:abstractNumId w:val="14"/>
  </w:num>
  <w:num w:numId="14">
    <w:abstractNumId w:val="8"/>
  </w:num>
  <w:num w:numId="15">
    <w:abstractNumId w:val="4"/>
  </w:num>
  <w:num w:numId="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rlene">
    <w15:presenceInfo w15:providerId="None" w15:userId="Darlen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378A7"/>
    <w:rsid w:val="00002312"/>
    <w:rsid w:val="00012A74"/>
    <w:rsid w:val="00021C13"/>
    <w:rsid w:val="00023016"/>
    <w:rsid w:val="00035780"/>
    <w:rsid w:val="00053062"/>
    <w:rsid w:val="00056FAD"/>
    <w:rsid w:val="00067E5D"/>
    <w:rsid w:val="00097FA1"/>
    <w:rsid w:val="000B16EF"/>
    <w:rsid w:val="000B7AF8"/>
    <w:rsid w:val="000C4812"/>
    <w:rsid w:val="000F208E"/>
    <w:rsid w:val="0010313D"/>
    <w:rsid w:val="00103587"/>
    <w:rsid w:val="00105D1D"/>
    <w:rsid w:val="00123763"/>
    <w:rsid w:val="0012542C"/>
    <w:rsid w:val="001279DD"/>
    <w:rsid w:val="001308ED"/>
    <w:rsid w:val="001331E6"/>
    <w:rsid w:val="0014482A"/>
    <w:rsid w:val="001458B7"/>
    <w:rsid w:val="0015514F"/>
    <w:rsid w:val="00157179"/>
    <w:rsid w:val="00166F38"/>
    <w:rsid w:val="00172355"/>
    <w:rsid w:val="00176D37"/>
    <w:rsid w:val="001A3549"/>
    <w:rsid w:val="001B09B1"/>
    <w:rsid w:val="001B284E"/>
    <w:rsid w:val="001C0351"/>
    <w:rsid w:val="001C3662"/>
    <w:rsid w:val="001C4ADF"/>
    <w:rsid w:val="001D6AF4"/>
    <w:rsid w:val="001D7B54"/>
    <w:rsid w:val="001E07E3"/>
    <w:rsid w:val="001E3030"/>
    <w:rsid w:val="001F1F62"/>
    <w:rsid w:val="001F217E"/>
    <w:rsid w:val="001F5990"/>
    <w:rsid w:val="001F6E5E"/>
    <w:rsid w:val="002064B3"/>
    <w:rsid w:val="00214B1A"/>
    <w:rsid w:val="002160D0"/>
    <w:rsid w:val="0021610C"/>
    <w:rsid w:val="0022165A"/>
    <w:rsid w:val="002262E1"/>
    <w:rsid w:val="0022774B"/>
    <w:rsid w:val="00243306"/>
    <w:rsid w:val="00246B6A"/>
    <w:rsid w:val="00251993"/>
    <w:rsid w:val="00253F04"/>
    <w:rsid w:val="00254EB2"/>
    <w:rsid w:val="0025776C"/>
    <w:rsid w:val="00264398"/>
    <w:rsid w:val="002656A8"/>
    <w:rsid w:val="002758B6"/>
    <w:rsid w:val="00277FED"/>
    <w:rsid w:val="00286FBF"/>
    <w:rsid w:val="00287566"/>
    <w:rsid w:val="00295543"/>
    <w:rsid w:val="002B37D3"/>
    <w:rsid w:val="002C1C61"/>
    <w:rsid w:val="002C21D0"/>
    <w:rsid w:val="002C2926"/>
    <w:rsid w:val="002D26BE"/>
    <w:rsid w:val="002D4D56"/>
    <w:rsid w:val="002E35AB"/>
    <w:rsid w:val="002F4A96"/>
    <w:rsid w:val="003029B1"/>
    <w:rsid w:val="00306BD9"/>
    <w:rsid w:val="00307A26"/>
    <w:rsid w:val="003264D3"/>
    <w:rsid w:val="003378A7"/>
    <w:rsid w:val="0034003F"/>
    <w:rsid w:val="0034090D"/>
    <w:rsid w:val="003436D9"/>
    <w:rsid w:val="00345695"/>
    <w:rsid w:val="003458CB"/>
    <w:rsid w:val="003464F1"/>
    <w:rsid w:val="00353950"/>
    <w:rsid w:val="0036320D"/>
    <w:rsid w:val="00372739"/>
    <w:rsid w:val="00385C5F"/>
    <w:rsid w:val="0038671A"/>
    <w:rsid w:val="00386A2E"/>
    <w:rsid w:val="003962CB"/>
    <w:rsid w:val="003A32F8"/>
    <w:rsid w:val="003B0ED5"/>
    <w:rsid w:val="003B1591"/>
    <w:rsid w:val="003B6874"/>
    <w:rsid w:val="003C5D00"/>
    <w:rsid w:val="003E1804"/>
    <w:rsid w:val="003F0A68"/>
    <w:rsid w:val="003F3392"/>
    <w:rsid w:val="003F3CAC"/>
    <w:rsid w:val="00401D64"/>
    <w:rsid w:val="0040304A"/>
    <w:rsid w:val="00405260"/>
    <w:rsid w:val="00420BC2"/>
    <w:rsid w:val="004242F0"/>
    <w:rsid w:val="00424786"/>
    <w:rsid w:val="00431ED3"/>
    <w:rsid w:val="004375A8"/>
    <w:rsid w:val="00440018"/>
    <w:rsid w:val="00445AC2"/>
    <w:rsid w:val="00453B1C"/>
    <w:rsid w:val="004714AC"/>
    <w:rsid w:val="00471EF2"/>
    <w:rsid w:val="00474504"/>
    <w:rsid w:val="00474F0C"/>
    <w:rsid w:val="00475611"/>
    <w:rsid w:val="00480C0A"/>
    <w:rsid w:val="00482E9B"/>
    <w:rsid w:val="00485DFD"/>
    <w:rsid w:val="00487932"/>
    <w:rsid w:val="00487B92"/>
    <w:rsid w:val="00495E60"/>
    <w:rsid w:val="004C5ECE"/>
    <w:rsid w:val="004D25D9"/>
    <w:rsid w:val="004D671F"/>
    <w:rsid w:val="004E31BE"/>
    <w:rsid w:val="004E3D36"/>
    <w:rsid w:val="00500A9F"/>
    <w:rsid w:val="00525DBE"/>
    <w:rsid w:val="00526456"/>
    <w:rsid w:val="00534CEF"/>
    <w:rsid w:val="005476F1"/>
    <w:rsid w:val="00550493"/>
    <w:rsid w:val="0055630E"/>
    <w:rsid w:val="005747CE"/>
    <w:rsid w:val="0057530B"/>
    <w:rsid w:val="005A06F5"/>
    <w:rsid w:val="005A22BE"/>
    <w:rsid w:val="005A3AC2"/>
    <w:rsid w:val="005C0E0B"/>
    <w:rsid w:val="005C71A3"/>
    <w:rsid w:val="005D7756"/>
    <w:rsid w:val="005E14FC"/>
    <w:rsid w:val="005E1681"/>
    <w:rsid w:val="005E507B"/>
    <w:rsid w:val="005F0622"/>
    <w:rsid w:val="00610063"/>
    <w:rsid w:val="00616BD3"/>
    <w:rsid w:val="00620ABE"/>
    <w:rsid w:val="00622E2C"/>
    <w:rsid w:val="00622F72"/>
    <w:rsid w:val="00624575"/>
    <w:rsid w:val="00624743"/>
    <w:rsid w:val="00625086"/>
    <w:rsid w:val="0063368A"/>
    <w:rsid w:val="00634244"/>
    <w:rsid w:val="006360A1"/>
    <w:rsid w:val="00642E25"/>
    <w:rsid w:val="00645200"/>
    <w:rsid w:val="0065476E"/>
    <w:rsid w:val="0065718B"/>
    <w:rsid w:val="00663081"/>
    <w:rsid w:val="00680B58"/>
    <w:rsid w:val="00684112"/>
    <w:rsid w:val="006879B4"/>
    <w:rsid w:val="006A3FD4"/>
    <w:rsid w:val="006A7624"/>
    <w:rsid w:val="006B110A"/>
    <w:rsid w:val="006B41C3"/>
    <w:rsid w:val="006C317A"/>
    <w:rsid w:val="006C395C"/>
    <w:rsid w:val="006D4472"/>
    <w:rsid w:val="006D4A2E"/>
    <w:rsid w:val="006E0880"/>
    <w:rsid w:val="006E5554"/>
    <w:rsid w:val="006F70DA"/>
    <w:rsid w:val="007000A5"/>
    <w:rsid w:val="00704E46"/>
    <w:rsid w:val="00713343"/>
    <w:rsid w:val="00714465"/>
    <w:rsid w:val="00720438"/>
    <w:rsid w:val="00724FB5"/>
    <w:rsid w:val="00735802"/>
    <w:rsid w:val="00744E41"/>
    <w:rsid w:val="00746A83"/>
    <w:rsid w:val="00746AF6"/>
    <w:rsid w:val="007502C7"/>
    <w:rsid w:val="00751A6A"/>
    <w:rsid w:val="007559AE"/>
    <w:rsid w:val="0076556A"/>
    <w:rsid w:val="007709D1"/>
    <w:rsid w:val="00771941"/>
    <w:rsid w:val="00786B7A"/>
    <w:rsid w:val="007930FE"/>
    <w:rsid w:val="00795536"/>
    <w:rsid w:val="007A00DF"/>
    <w:rsid w:val="007A45EC"/>
    <w:rsid w:val="007A4B6C"/>
    <w:rsid w:val="007B6C32"/>
    <w:rsid w:val="007B7267"/>
    <w:rsid w:val="007C1249"/>
    <w:rsid w:val="007C2704"/>
    <w:rsid w:val="007C5063"/>
    <w:rsid w:val="007E110F"/>
    <w:rsid w:val="007E1739"/>
    <w:rsid w:val="007E2F3C"/>
    <w:rsid w:val="00806B20"/>
    <w:rsid w:val="00816CA0"/>
    <w:rsid w:val="0084159A"/>
    <w:rsid w:val="008524BD"/>
    <w:rsid w:val="00856E24"/>
    <w:rsid w:val="00867EEF"/>
    <w:rsid w:val="008930FE"/>
    <w:rsid w:val="00895EA1"/>
    <w:rsid w:val="00896B6D"/>
    <w:rsid w:val="00897464"/>
    <w:rsid w:val="008A3C27"/>
    <w:rsid w:val="008A535D"/>
    <w:rsid w:val="008A7897"/>
    <w:rsid w:val="008B24F2"/>
    <w:rsid w:val="008B51FE"/>
    <w:rsid w:val="008B5EF7"/>
    <w:rsid w:val="008B79E0"/>
    <w:rsid w:val="008D1582"/>
    <w:rsid w:val="008D360D"/>
    <w:rsid w:val="008E7B1C"/>
    <w:rsid w:val="008F0099"/>
    <w:rsid w:val="008F0588"/>
    <w:rsid w:val="008F211E"/>
    <w:rsid w:val="0090654A"/>
    <w:rsid w:val="00907CE5"/>
    <w:rsid w:val="00933236"/>
    <w:rsid w:val="00937735"/>
    <w:rsid w:val="00943BDE"/>
    <w:rsid w:val="00946CDB"/>
    <w:rsid w:val="009559D1"/>
    <w:rsid w:val="00957348"/>
    <w:rsid w:val="00957EEA"/>
    <w:rsid w:val="009616A5"/>
    <w:rsid w:val="00964DB6"/>
    <w:rsid w:val="00976D00"/>
    <w:rsid w:val="00977CAA"/>
    <w:rsid w:val="00980D6C"/>
    <w:rsid w:val="00983D73"/>
    <w:rsid w:val="00983FDF"/>
    <w:rsid w:val="00990267"/>
    <w:rsid w:val="00994A55"/>
    <w:rsid w:val="009956D2"/>
    <w:rsid w:val="00997967"/>
    <w:rsid w:val="009A5C32"/>
    <w:rsid w:val="009B0C3B"/>
    <w:rsid w:val="009B7C8B"/>
    <w:rsid w:val="009C218B"/>
    <w:rsid w:val="009C3D1E"/>
    <w:rsid w:val="009D17B9"/>
    <w:rsid w:val="009E47C2"/>
    <w:rsid w:val="009E6A67"/>
    <w:rsid w:val="009F4E1A"/>
    <w:rsid w:val="009F774F"/>
    <w:rsid w:val="00A11EB9"/>
    <w:rsid w:val="00A27668"/>
    <w:rsid w:val="00A404F2"/>
    <w:rsid w:val="00A47289"/>
    <w:rsid w:val="00A473C0"/>
    <w:rsid w:val="00A53D88"/>
    <w:rsid w:val="00A60EBC"/>
    <w:rsid w:val="00A65BF7"/>
    <w:rsid w:val="00A70C5B"/>
    <w:rsid w:val="00A8030E"/>
    <w:rsid w:val="00AA419B"/>
    <w:rsid w:val="00AA61FD"/>
    <w:rsid w:val="00AB4993"/>
    <w:rsid w:val="00AB5887"/>
    <w:rsid w:val="00AB7342"/>
    <w:rsid w:val="00AD27AC"/>
    <w:rsid w:val="00AF2035"/>
    <w:rsid w:val="00B0546B"/>
    <w:rsid w:val="00B05676"/>
    <w:rsid w:val="00B203F7"/>
    <w:rsid w:val="00B27E93"/>
    <w:rsid w:val="00B3358C"/>
    <w:rsid w:val="00B471DB"/>
    <w:rsid w:val="00B5164F"/>
    <w:rsid w:val="00B51DBF"/>
    <w:rsid w:val="00B53E27"/>
    <w:rsid w:val="00B56AF7"/>
    <w:rsid w:val="00B57044"/>
    <w:rsid w:val="00B60534"/>
    <w:rsid w:val="00B77042"/>
    <w:rsid w:val="00B959A6"/>
    <w:rsid w:val="00BA116F"/>
    <w:rsid w:val="00BC4681"/>
    <w:rsid w:val="00BC76E7"/>
    <w:rsid w:val="00BD5578"/>
    <w:rsid w:val="00C06757"/>
    <w:rsid w:val="00C07ACE"/>
    <w:rsid w:val="00C13648"/>
    <w:rsid w:val="00C147C5"/>
    <w:rsid w:val="00C157D5"/>
    <w:rsid w:val="00C31BE5"/>
    <w:rsid w:val="00C3248A"/>
    <w:rsid w:val="00C3252F"/>
    <w:rsid w:val="00C33F23"/>
    <w:rsid w:val="00C42B8B"/>
    <w:rsid w:val="00C43A75"/>
    <w:rsid w:val="00C458D8"/>
    <w:rsid w:val="00C61295"/>
    <w:rsid w:val="00C61966"/>
    <w:rsid w:val="00C61A4E"/>
    <w:rsid w:val="00C6476F"/>
    <w:rsid w:val="00C65656"/>
    <w:rsid w:val="00C65917"/>
    <w:rsid w:val="00C6632C"/>
    <w:rsid w:val="00C66E46"/>
    <w:rsid w:val="00C75127"/>
    <w:rsid w:val="00C91BBE"/>
    <w:rsid w:val="00C95355"/>
    <w:rsid w:val="00C95C78"/>
    <w:rsid w:val="00C9775C"/>
    <w:rsid w:val="00CB4154"/>
    <w:rsid w:val="00CC0121"/>
    <w:rsid w:val="00CC3AE9"/>
    <w:rsid w:val="00CD5314"/>
    <w:rsid w:val="00CD7C13"/>
    <w:rsid w:val="00CE75D7"/>
    <w:rsid w:val="00CF5B60"/>
    <w:rsid w:val="00D01D2D"/>
    <w:rsid w:val="00D1509E"/>
    <w:rsid w:val="00D22B2D"/>
    <w:rsid w:val="00D35115"/>
    <w:rsid w:val="00D36516"/>
    <w:rsid w:val="00D463E4"/>
    <w:rsid w:val="00D53F63"/>
    <w:rsid w:val="00D54CC1"/>
    <w:rsid w:val="00D56AF1"/>
    <w:rsid w:val="00D5727D"/>
    <w:rsid w:val="00D60F70"/>
    <w:rsid w:val="00D6433B"/>
    <w:rsid w:val="00D66C3C"/>
    <w:rsid w:val="00D66F54"/>
    <w:rsid w:val="00D67053"/>
    <w:rsid w:val="00D73927"/>
    <w:rsid w:val="00D810DF"/>
    <w:rsid w:val="00D821FA"/>
    <w:rsid w:val="00D86EE0"/>
    <w:rsid w:val="00D90C3A"/>
    <w:rsid w:val="00D91A98"/>
    <w:rsid w:val="00DA19AC"/>
    <w:rsid w:val="00DA619F"/>
    <w:rsid w:val="00DA7CCB"/>
    <w:rsid w:val="00DD1920"/>
    <w:rsid w:val="00DD4C9B"/>
    <w:rsid w:val="00DE1723"/>
    <w:rsid w:val="00DF2E02"/>
    <w:rsid w:val="00E00F02"/>
    <w:rsid w:val="00E11EAE"/>
    <w:rsid w:val="00E14CA8"/>
    <w:rsid w:val="00E2136D"/>
    <w:rsid w:val="00E215C6"/>
    <w:rsid w:val="00E26382"/>
    <w:rsid w:val="00E44B68"/>
    <w:rsid w:val="00E832E2"/>
    <w:rsid w:val="00E83906"/>
    <w:rsid w:val="00E906E9"/>
    <w:rsid w:val="00EA1123"/>
    <w:rsid w:val="00EA3471"/>
    <w:rsid w:val="00EB03F1"/>
    <w:rsid w:val="00EB35EE"/>
    <w:rsid w:val="00EB3F5B"/>
    <w:rsid w:val="00EC03DE"/>
    <w:rsid w:val="00EC5E39"/>
    <w:rsid w:val="00ED2FD5"/>
    <w:rsid w:val="00EE39ED"/>
    <w:rsid w:val="00EF0E47"/>
    <w:rsid w:val="00F00200"/>
    <w:rsid w:val="00F004A5"/>
    <w:rsid w:val="00F05E1F"/>
    <w:rsid w:val="00F0715D"/>
    <w:rsid w:val="00F225AA"/>
    <w:rsid w:val="00F233AF"/>
    <w:rsid w:val="00F27FD7"/>
    <w:rsid w:val="00F31FA1"/>
    <w:rsid w:val="00F32FA3"/>
    <w:rsid w:val="00F33754"/>
    <w:rsid w:val="00F365B7"/>
    <w:rsid w:val="00F47B1F"/>
    <w:rsid w:val="00F54068"/>
    <w:rsid w:val="00F67988"/>
    <w:rsid w:val="00F75ADA"/>
    <w:rsid w:val="00F837F8"/>
    <w:rsid w:val="00F84AA2"/>
    <w:rsid w:val="00FA3A7D"/>
    <w:rsid w:val="00FA3D70"/>
    <w:rsid w:val="00FB1870"/>
    <w:rsid w:val="00FB2DB3"/>
    <w:rsid w:val="00FB711D"/>
    <w:rsid w:val="00FC65E9"/>
    <w:rsid w:val="00FE38EA"/>
    <w:rsid w:val="00FF4D17"/>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0" type="connector" idref="#AutoShape 192"/>
        <o:r id="V:Rule21" type="connector" idref="#AutoShape 174"/>
        <o:r id="V:Rule22" type="connector" idref="#AutoShape 169"/>
        <o:r id="V:Rule23" type="connector" idref="#AutoShape 176"/>
        <o:r id="V:Rule24" type="connector" idref="#AutoShape 166"/>
        <o:r id="V:Rule25" type="connector" idref="#AutoShape 206"/>
        <o:r id="V:Rule26" type="connector" idref="#AutoShape 156"/>
        <o:r id="V:Rule27" type="connector" idref="#AutoShape 201"/>
        <o:r id="V:Rule28" type="connector" idref="#AutoShape 210"/>
        <o:r id="V:Rule29" type="connector" idref="#AutoShape 182"/>
        <o:r id="V:Rule30" type="connector" idref="#AutoShape 109"/>
        <o:r id="V:Rule31" type="connector" idref="#AutoShape 202"/>
        <o:r id="V:Rule32" type="connector" idref="#AutoShape 212"/>
        <o:r id="V:Rule33" type="connector" idref="#AutoShape 164"/>
        <o:r id="V:Rule34" type="connector" idref="#AutoShape 211"/>
        <o:r id="V:Rule35" type="connector" idref="#AutoShape 194"/>
        <o:r id="V:Rule36" type="connector" idref="#AutoShape 163"/>
        <o:r id="V:Rule37" type="connector" idref="#AutoShape 208"/>
        <o:r id="V:Rule38" type="connector" idref="#AutoShape 2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E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4FB5"/>
    <w:pPr>
      <w:spacing w:after="0" w:line="240" w:lineRule="auto"/>
    </w:pPr>
  </w:style>
  <w:style w:type="paragraph" w:customStyle="1" w:styleId="primaryheading">
    <w:name w:val="primaryheading"/>
    <w:basedOn w:val="Normal"/>
    <w:rsid w:val="003378A7"/>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customStyle="1" w:styleId="maincontent">
    <w:name w:val="maincontent"/>
    <w:basedOn w:val="Normal"/>
    <w:rsid w:val="003378A7"/>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maincontent1">
    <w:name w:val="maincontent1"/>
    <w:basedOn w:val="DefaultParagraphFont"/>
    <w:rsid w:val="003378A7"/>
  </w:style>
  <w:style w:type="paragraph" w:customStyle="1" w:styleId="secondaryheading">
    <w:name w:val="secondaryheading"/>
    <w:basedOn w:val="Normal"/>
    <w:rsid w:val="003378A7"/>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secondaryheading1">
    <w:name w:val="secondaryheading1"/>
    <w:basedOn w:val="DefaultParagraphFont"/>
    <w:rsid w:val="003378A7"/>
  </w:style>
  <w:style w:type="paragraph" w:styleId="Header">
    <w:name w:val="header"/>
    <w:basedOn w:val="Normal"/>
    <w:link w:val="HeaderChar"/>
    <w:uiPriority w:val="99"/>
    <w:semiHidden/>
    <w:unhideWhenUsed/>
    <w:rsid w:val="003378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378A7"/>
  </w:style>
  <w:style w:type="paragraph" w:styleId="Footer">
    <w:name w:val="footer"/>
    <w:basedOn w:val="Normal"/>
    <w:link w:val="FooterChar"/>
    <w:uiPriority w:val="99"/>
    <w:semiHidden/>
    <w:unhideWhenUsed/>
    <w:rsid w:val="003378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378A7"/>
  </w:style>
  <w:style w:type="character" w:styleId="Strong">
    <w:name w:val="Strong"/>
    <w:basedOn w:val="DefaultParagraphFont"/>
    <w:uiPriority w:val="22"/>
    <w:qFormat/>
    <w:rsid w:val="00EB35EE"/>
    <w:rPr>
      <w:b/>
      <w:bCs/>
    </w:rPr>
  </w:style>
  <w:style w:type="paragraph" w:styleId="NormalWeb">
    <w:name w:val="Normal (Web)"/>
    <w:basedOn w:val="Normal"/>
    <w:uiPriority w:val="99"/>
    <w:unhideWhenUsed/>
    <w:rsid w:val="00CB4154"/>
    <w:pPr>
      <w:spacing w:before="100" w:beforeAutospacing="1" w:after="100" w:afterAutospacing="1" w:line="240" w:lineRule="auto"/>
    </w:pPr>
    <w:rPr>
      <w:rFonts w:ascii="Times New Roman" w:eastAsiaTheme="minorEastAsia" w:hAnsi="Times New Roman" w:cs="Times New Roman"/>
      <w:sz w:val="24"/>
      <w:szCs w:val="24"/>
      <w:lang w:eastAsia="en-IN" w:bidi="ta-IN"/>
    </w:rPr>
  </w:style>
  <w:style w:type="paragraph" w:styleId="ListParagraph">
    <w:name w:val="List Paragraph"/>
    <w:basedOn w:val="Normal"/>
    <w:uiPriority w:val="34"/>
    <w:qFormat/>
    <w:rsid w:val="00D91A98"/>
    <w:pPr>
      <w:spacing w:after="0" w:line="240" w:lineRule="auto"/>
      <w:ind w:left="720"/>
      <w:contextualSpacing/>
    </w:pPr>
    <w:rPr>
      <w:rFonts w:ascii="Times New Roman" w:eastAsiaTheme="minorEastAsia" w:hAnsi="Times New Roman" w:cs="Times New Roman"/>
      <w:sz w:val="24"/>
      <w:szCs w:val="24"/>
      <w:lang w:eastAsia="en-IN" w:bidi="ta-IN"/>
    </w:rPr>
  </w:style>
  <w:style w:type="character" w:customStyle="1" w:styleId="tgc">
    <w:name w:val="_tgc"/>
    <w:basedOn w:val="DefaultParagraphFont"/>
    <w:rsid w:val="007502C7"/>
  </w:style>
  <w:style w:type="character" w:customStyle="1" w:styleId="st">
    <w:name w:val="st"/>
    <w:basedOn w:val="DefaultParagraphFont"/>
    <w:rsid w:val="0065718B"/>
  </w:style>
  <w:style w:type="character" w:customStyle="1" w:styleId="html-tag">
    <w:name w:val="html-tag"/>
    <w:basedOn w:val="DefaultParagraphFont"/>
    <w:rsid w:val="002758B6"/>
  </w:style>
  <w:style w:type="character" w:customStyle="1" w:styleId="html-attribute-name">
    <w:name w:val="html-attribute-name"/>
    <w:basedOn w:val="DefaultParagraphFont"/>
    <w:rsid w:val="002758B6"/>
  </w:style>
  <w:style w:type="character" w:customStyle="1" w:styleId="html-attribute-value">
    <w:name w:val="html-attribute-value"/>
    <w:basedOn w:val="DefaultParagraphFont"/>
    <w:rsid w:val="002758B6"/>
  </w:style>
  <w:style w:type="character" w:styleId="Emphasis">
    <w:name w:val="Emphasis"/>
    <w:basedOn w:val="DefaultParagraphFont"/>
    <w:uiPriority w:val="20"/>
    <w:qFormat/>
    <w:rsid w:val="001F217E"/>
    <w:rPr>
      <w:i/>
      <w:iCs/>
    </w:rPr>
  </w:style>
  <w:style w:type="paragraph" w:styleId="BalloonText">
    <w:name w:val="Balloon Text"/>
    <w:basedOn w:val="Normal"/>
    <w:link w:val="BalloonTextChar"/>
    <w:uiPriority w:val="99"/>
    <w:semiHidden/>
    <w:unhideWhenUsed/>
    <w:rsid w:val="00B203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03F7"/>
    <w:rPr>
      <w:rFonts w:ascii="Segoe UI" w:hAnsi="Segoe UI" w:cs="Segoe UI"/>
      <w:sz w:val="18"/>
      <w:szCs w:val="18"/>
    </w:rPr>
  </w:style>
  <w:style w:type="character" w:styleId="Hyperlink">
    <w:name w:val="Hyperlink"/>
    <w:basedOn w:val="DefaultParagraphFont"/>
    <w:uiPriority w:val="99"/>
    <w:unhideWhenUsed/>
    <w:rsid w:val="009559D1"/>
    <w:rPr>
      <w:color w:val="0000FF"/>
      <w:u w:val="single"/>
    </w:rPr>
  </w:style>
  <w:style w:type="character" w:styleId="FollowedHyperlink">
    <w:name w:val="FollowedHyperlink"/>
    <w:basedOn w:val="DefaultParagraphFont"/>
    <w:uiPriority w:val="99"/>
    <w:semiHidden/>
    <w:unhideWhenUsed/>
    <w:rsid w:val="00751A6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8265575">
      <w:bodyDiv w:val="1"/>
      <w:marLeft w:val="0"/>
      <w:marRight w:val="0"/>
      <w:marTop w:val="0"/>
      <w:marBottom w:val="0"/>
      <w:divBdr>
        <w:top w:val="none" w:sz="0" w:space="0" w:color="auto"/>
        <w:left w:val="none" w:sz="0" w:space="0" w:color="auto"/>
        <w:bottom w:val="none" w:sz="0" w:space="0" w:color="auto"/>
        <w:right w:val="none" w:sz="0" w:space="0" w:color="auto"/>
      </w:divBdr>
    </w:div>
    <w:div w:id="232207096">
      <w:bodyDiv w:val="1"/>
      <w:marLeft w:val="0"/>
      <w:marRight w:val="0"/>
      <w:marTop w:val="0"/>
      <w:marBottom w:val="0"/>
      <w:divBdr>
        <w:top w:val="none" w:sz="0" w:space="0" w:color="auto"/>
        <w:left w:val="none" w:sz="0" w:space="0" w:color="auto"/>
        <w:bottom w:val="none" w:sz="0" w:space="0" w:color="auto"/>
        <w:right w:val="none" w:sz="0" w:space="0" w:color="auto"/>
      </w:divBdr>
    </w:div>
    <w:div w:id="335813619">
      <w:bodyDiv w:val="1"/>
      <w:marLeft w:val="0"/>
      <w:marRight w:val="0"/>
      <w:marTop w:val="0"/>
      <w:marBottom w:val="0"/>
      <w:divBdr>
        <w:top w:val="none" w:sz="0" w:space="0" w:color="auto"/>
        <w:left w:val="none" w:sz="0" w:space="0" w:color="auto"/>
        <w:bottom w:val="none" w:sz="0" w:space="0" w:color="auto"/>
        <w:right w:val="none" w:sz="0" w:space="0" w:color="auto"/>
      </w:divBdr>
    </w:div>
    <w:div w:id="399523092">
      <w:bodyDiv w:val="1"/>
      <w:marLeft w:val="0"/>
      <w:marRight w:val="0"/>
      <w:marTop w:val="0"/>
      <w:marBottom w:val="0"/>
      <w:divBdr>
        <w:top w:val="none" w:sz="0" w:space="0" w:color="auto"/>
        <w:left w:val="none" w:sz="0" w:space="0" w:color="auto"/>
        <w:bottom w:val="none" w:sz="0" w:space="0" w:color="auto"/>
        <w:right w:val="none" w:sz="0" w:space="0" w:color="auto"/>
      </w:divBdr>
    </w:div>
    <w:div w:id="513619358">
      <w:bodyDiv w:val="1"/>
      <w:marLeft w:val="0"/>
      <w:marRight w:val="0"/>
      <w:marTop w:val="0"/>
      <w:marBottom w:val="0"/>
      <w:divBdr>
        <w:top w:val="none" w:sz="0" w:space="0" w:color="auto"/>
        <w:left w:val="none" w:sz="0" w:space="0" w:color="auto"/>
        <w:bottom w:val="none" w:sz="0" w:space="0" w:color="auto"/>
        <w:right w:val="none" w:sz="0" w:space="0" w:color="auto"/>
      </w:divBdr>
    </w:div>
    <w:div w:id="891576356">
      <w:bodyDiv w:val="1"/>
      <w:marLeft w:val="0"/>
      <w:marRight w:val="0"/>
      <w:marTop w:val="0"/>
      <w:marBottom w:val="0"/>
      <w:divBdr>
        <w:top w:val="none" w:sz="0" w:space="0" w:color="auto"/>
        <w:left w:val="none" w:sz="0" w:space="0" w:color="auto"/>
        <w:bottom w:val="none" w:sz="0" w:space="0" w:color="auto"/>
        <w:right w:val="none" w:sz="0" w:space="0" w:color="auto"/>
      </w:divBdr>
    </w:div>
    <w:div w:id="1107196410">
      <w:bodyDiv w:val="1"/>
      <w:marLeft w:val="0"/>
      <w:marRight w:val="0"/>
      <w:marTop w:val="0"/>
      <w:marBottom w:val="0"/>
      <w:divBdr>
        <w:top w:val="none" w:sz="0" w:space="0" w:color="auto"/>
        <w:left w:val="none" w:sz="0" w:space="0" w:color="auto"/>
        <w:bottom w:val="none" w:sz="0" w:space="0" w:color="auto"/>
        <w:right w:val="none" w:sz="0" w:space="0" w:color="auto"/>
      </w:divBdr>
      <w:divsChild>
        <w:div w:id="1655572936">
          <w:marLeft w:val="547"/>
          <w:marRight w:val="0"/>
          <w:marTop w:val="154"/>
          <w:marBottom w:val="0"/>
          <w:divBdr>
            <w:top w:val="none" w:sz="0" w:space="0" w:color="auto"/>
            <w:left w:val="none" w:sz="0" w:space="0" w:color="auto"/>
            <w:bottom w:val="none" w:sz="0" w:space="0" w:color="auto"/>
            <w:right w:val="none" w:sz="0" w:space="0" w:color="auto"/>
          </w:divBdr>
        </w:div>
        <w:div w:id="902714684">
          <w:marLeft w:val="547"/>
          <w:marRight w:val="0"/>
          <w:marTop w:val="154"/>
          <w:marBottom w:val="0"/>
          <w:divBdr>
            <w:top w:val="none" w:sz="0" w:space="0" w:color="auto"/>
            <w:left w:val="none" w:sz="0" w:space="0" w:color="auto"/>
            <w:bottom w:val="none" w:sz="0" w:space="0" w:color="auto"/>
            <w:right w:val="none" w:sz="0" w:space="0" w:color="auto"/>
          </w:divBdr>
        </w:div>
        <w:div w:id="1097678844">
          <w:marLeft w:val="547"/>
          <w:marRight w:val="0"/>
          <w:marTop w:val="154"/>
          <w:marBottom w:val="0"/>
          <w:divBdr>
            <w:top w:val="none" w:sz="0" w:space="0" w:color="auto"/>
            <w:left w:val="none" w:sz="0" w:space="0" w:color="auto"/>
            <w:bottom w:val="none" w:sz="0" w:space="0" w:color="auto"/>
            <w:right w:val="none" w:sz="0" w:space="0" w:color="auto"/>
          </w:divBdr>
        </w:div>
      </w:divsChild>
    </w:div>
    <w:div w:id="1593735745">
      <w:bodyDiv w:val="1"/>
      <w:marLeft w:val="0"/>
      <w:marRight w:val="0"/>
      <w:marTop w:val="0"/>
      <w:marBottom w:val="0"/>
      <w:divBdr>
        <w:top w:val="none" w:sz="0" w:space="0" w:color="auto"/>
        <w:left w:val="none" w:sz="0" w:space="0" w:color="auto"/>
        <w:bottom w:val="none" w:sz="0" w:space="0" w:color="auto"/>
        <w:right w:val="none" w:sz="0" w:space="0" w:color="auto"/>
      </w:divBdr>
    </w:div>
    <w:div w:id="1608999776">
      <w:bodyDiv w:val="1"/>
      <w:marLeft w:val="0"/>
      <w:marRight w:val="0"/>
      <w:marTop w:val="0"/>
      <w:marBottom w:val="0"/>
      <w:divBdr>
        <w:top w:val="none" w:sz="0" w:space="0" w:color="auto"/>
        <w:left w:val="none" w:sz="0" w:space="0" w:color="auto"/>
        <w:bottom w:val="none" w:sz="0" w:space="0" w:color="auto"/>
        <w:right w:val="none" w:sz="0" w:space="0" w:color="auto"/>
      </w:divBdr>
    </w:div>
    <w:div w:id="1837182330">
      <w:bodyDiv w:val="1"/>
      <w:marLeft w:val="0"/>
      <w:marRight w:val="0"/>
      <w:marTop w:val="0"/>
      <w:marBottom w:val="0"/>
      <w:divBdr>
        <w:top w:val="none" w:sz="0" w:space="0" w:color="auto"/>
        <w:left w:val="none" w:sz="0" w:space="0" w:color="auto"/>
        <w:bottom w:val="none" w:sz="0" w:space="0" w:color="auto"/>
        <w:right w:val="none" w:sz="0" w:space="0" w:color="auto"/>
      </w:divBdr>
    </w:div>
    <w:div w:id="1843079587">
      <w:bodyDiv w:val="1"/>
      <w:marLeft w:val="0"/>
      <w:marRight w:val="0"/>
      <w:marTop w:val="0"/>
      <w:marBottom w:val="0"/>
      <w:divBdr>
        <w:top w:val="none" w:sz="0" w:space="0" w:color="auto"/>
        <w:left w:val="none" w:sz="0" w:space="0" w:color="auto"/>
        <w:bottom w:val="none" w:sz="0" w:space="0" w:color="auto"/>
        <w:right w:val="none" w:sz="0" w:space="0" w:color="auto"/>
      </w:divBdr>
    </w:div>
    <w:div w:id="1941182453">
      <w:bodyDiv w:val="1"/>
      <w:marLeft w:val="0"/>
      <w:marRight w:val="0"/>
      <w:marTop w:val="0"/>
      <w:marBottom w:val="0"/>
      <w:divBdr>
        <w:top w:val="none" w:sz="0" w:space="0" w:color="auto"/>
        <w:left w:val="none" w:sz="0" w:space="0" w:color="auto"/>
        <w:bottom w:val="none" w:sz="0" w:space="0" w:color="auto"/>
        <w:right w:val="none" w:sz="0" w:space="0" w:color="auto"/>
      </w:divBdr>
      <w:divsChild>
        <w:div w:id="429014407">
          <w:marLeft w:val="0"/>
          <w:marRight w:val="0"/>
          <w:marTop w:val="0"/>
          <w:marBottom w:val="0"/>
          <w:divBdr>
            <w:top w:val="none" w:sz="0" w:space="0" w:color="auto"/>
            <w:left w:val="none" w:sz="0" w:space="0" w:color="auto"/>
            <w:bottom w:val="none" w:sz="0" w:space="0" w:color="auto"/>
            <w:right w:val="none" w:sz="0" w:space="0" w:color="auto"/>
          </w:divBdr>
          <w:divsChild>
            <w:div w:id="18424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www.freundeskreisindien.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image" Target="media/image21.jpeg"/><Relationship Id="rId41" Type="http://schemas.openxmlformats.org/officeDocument/2006/relationships/hyperlink" Target="http://www.stiftung-aruna.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www.arunapartnership.org"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Backup_21.7.15\2016-2017\2016-17%20Students%20master%20lis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manualLayout>
          <c:layoutTarget val="inner"/>
          <c:xMode val="edge"/>
          <c:yMode val="edge"/>
          <c:x val="9.9019568417073919E-2"/>
          <c:y val="1.0322047370869799E-3"/>
          <c:w val="0.77682317289501324"/>
          <c:h val="0.99896779526291035"/>
        </c:manualLayout>
      </c:layout>
      <c:pieChart>
        <c:varyColors val="1"/>
        <c:ser>
          <c:idx val="0"/>
          <c:order val="0"/>
          <c:tx>
            <c:strRef>
              <c:f>Sheet1!$C$1:$C$2</c:f>
              <c:strCache>
                <c:ptCount val="2"/>
                <c:pt idx="0">
                  <c:v>Status of 2015-16 Graduates</c:v>
                </c:pt>
                <c:pt idx="1">
                  <c:v>No.of Students</c:v>
                </c:pt>
              </c:strCache>
            </c:strRef>
          </c:tx>
          <c:explosion val="8"/>
          <c:dPt>
            <c:idx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933F-4F24-95A3-8196FC52207B}"/>
              </c:ext>
            </c:extLst>
          </c:dPt>
          <c:dPt>
            <c:idx val="1"/>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933F-4F24-95A3-8196FC52207B}"/>
              </c:ext>
            </c:extLst>
          </c:dPt>
          <c:dPt>
            <c:idx val="2"/>
            <c:spPr>
              <a:solidFill>
                <a:srgbClr val="00B0F0"/>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933F-4F24-95A3-8196FC52207B}"/>
              </c:ext>
            </c:extLst>
          </c:dPt>
          <c:dPt>
            <c:idx val="3"/>
            <c:spPr>
              <a:solidFill>
                <a:schemeClr val="accent4">
                  <a:lumMod val="75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933F-4F24-95A3-8196FC52207B}"/>
              </c:ext>
            </c:extLst>
          </c:dPt>
          <c:dPt>
            <c:idx val="4"/>
            <c:explosion val="2"/>
            <c:spPr>
              <a:solidFill>
                <a:schemeClr val="accent2">
                  <a:lumMod val="60000"/>
                  <a:lumOff val="40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9-933F-4F24-95A3-8196FC52207B}"/>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933F-4F24-95A3-8196FC52207B}"/>
                </c:ext>
              </c:extLst>
            </c:dLbl>
            <c:dLbl>
              <c:idx val="1"/>
              <c:layout>
                <c:manualLayout>
                  <c:x val="-0.18826929766309408"/>
                  <c:y val="0.11811856091804007"/>
                </c:manualLayout>
              </c:layout>
              <c:tx>
                <c:rich>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j-lt"/>
                        <a:ea typeface="+mn-ea"/>
                        <a:cs typeface="+mn-cs"/>
                      </a:defRPr>
                    </a:pPr>
                    <a:r>
                      <a:rPr lang="en-US" sz="1200">
                        <a:latin typeface="+mj-lt"/>
                      </a:rPr>
                      <a:t>Employed</a:t>
                    </a:r>
                  </a:p>
                  <a:p>
                    <a:pPr>
                      <a:defRPr sz="1200" b="1" i="0" u="none" strike="noStrike" kern="1200" baseline="0">
                        <a:solidFill>
                          <a:schemeClr val="lt1"/>
                        </a:solidFill>
                        <a:latin typeface="+mj-lt"/>
                        <a:ea typeface="+mn-ea"/>
                        <a:cs typeface="+mn-cs"/>
                      </a:defRPr>
                    </a:pPr>
                    <a:fld id="{714B553F-AEF1-4809-BB4B-930A00311815}" type="PERCENTAGE">
                      <a:rPr lang="en-US" sz="1200">
                        <a:latin typeface="+mj-lt"/>
                      </a:rPr>
                      <a:pPr>
                        <a:defRPr sz="1200" b="1" i="0" u="none" strike="noStrike" kern="1200" baseline="0">
                          <a:solidFill>
                            <a:schemeClr val="lt1"/>
                          </a:solidFill>
                          <a:latin typeface="+mj-lt"/>
                          <a:ea typeface="+mn-ea"/>
                          <a:cs typeface="+mn-cs"/>
                        </a:defRPr>
                      </a:pPr>
                      <a:t>[PERCENTAGE]</a:t>
                    </a:fld>
                    <a:endParaRPr lang="en-US" sz="1200">
                      <a:latin typeface="+mj-lt"/>
                    </a:endParaRPr>
                  </a:p>
                  <a:p>
                    <a:pPr>
                      <a:defRPr sz="1200" b="1" i="0" u="none" strike="noStrike" kern="1200" baseline="0">
                        <a:solidFill>
                          <a:schemeClr val="lt1"/>
                        </a:solidFill>
                        <a:latin typeface="+mj-lt"/>
                        <a:ea typeface="+mn-ea"/>
                        <a:cs typeface="+mn-cs"/>
                      </a:defRPr>
                    </a:pPr>
                    <a:r>
                      <a:rPr lang="en-US" sz="1200">
                        <a:latin typeface="+mj-lt"/>
                      </a:rPr>
                      <a:t>(40)</a:t>
                    </a:r>
                  </a:p>
                </c:rich>
              </c:tx>
              <c:spPr>
                <a:noFill/>
                <a:ln>
                  <a:noFill/>
                </a:ln>
                <a:effectLst/>
              </c:spPr>
              <c:dLblPos val="bestFit"/>
              <c:showPercent val="1"/>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3-933F-4F24-95A3-8196FC52207B}"/>
                </c:ext>
              </c:extLst>
            </c:dLbl>
            <c:dLbl>
              <c:idx val="2"/>
              <c:layout>
                <c:manualLayout>
                  <c:x val="-0.10439563287479778"/>
                  <c:y val="-0.16374403046664812"/>
                </c:manualLayout>
              </c:layout>
              <c:tx>
                <c:rich>
                  <a:bodyPr rot="0" spcFirstLastPara="1" vertOverflow="ellipsis" vert="horz" wrap="square" lIns="38100" tIns="19050" rIns="38100" bIns="19050" anchor="ctr" anchorCtr="0">
                    <a:spAutoFit/>
                  </a:bodyPr>
                  <a:lstStyle/>
                  <a:p>
                    <a:pPr algn="ctr">
                      <a:defRPr sz="1200" b="1" i="0" u="none" strike="noStrike" kern="1200" baseline="0">
                        <a:solidFill>
                          <a:schemeClr val="lt1"/>
                        </a:solidFill>
                        <a:latin typeface="+mj-lt"/>
                        <a:ea typeface="+mn-ea"/>
                        <a:cs typeface="+mn-cs"/>
                      </a:defRPr>
                    </a:pPr>
                    <a:r>
                      <a:rPr lang="en-US" sz="1200">
                        <a:latin typeface="+mj-lt"/>
                      </a:rPr>
                      <a:t>Continuing</a:t>
                    </a:r>
                    <a:r>
                      <a:rPr lang="en-US" sz="1200" baseline="0">
                        <a:latin typeface="+mj-lt"/>
                      </a:rPr>
                      <a:t> to higher studies </a:t>
                    </a:r>
                  </a:p>
                  <a:p>
                    <a:pPr algn="ctr">
                      <a:defRPr sz="1200" b="1" i="0" u="none" strike="noStrike" kern="1200" baseline="0">
                        <a:solidFill>
                          <a:schemeClr val="lt1"/>
                        </a:solidFill>
                        <a:latin typeface="+mj-lt"/>
                        <a:ea typeface="+mn-ea"/>
                        <a:cs typeface="+mn-cs"/>
                      </a:defRPr>
                    </a:pPr>
                    <a:fld id="{FA636604-A219-4815-A052-4A6FD4CE361E}" type="PERCENTAGE">
                      <a:rPr lang="en-US" sz="1200">
                        <a:latin typeface="+mj-lt"/>
                      </a:rPr>
                      <a:pPr algn="ctr">
                        <a:defRPr sz="1200" b="1" i="0" u="none" strike="noStrike" kern="1200" baseline="0">
                          <a:solidFill>
                            <a:schemeClr val="lt1"/>
                          </a:solidFill>
                          <a:latin typeface="+mj-lt"/>
                          <a:ea typeface="+mn-ea"/>
                          <a:cs typeface="+mn-cs"/>
                        </a:defRPr>
                      </a:pPr>
                      <a:t>[PERCENTAGE]</a:t>
                    </a:fld>
                    <a:endParaRPr lang="en-US" sz="1200">
                      <a:latin typeface="+mj-lt"/>
                    </a:endParaRPr>
                  </a:p>
                  <a:p>
                    <a:pPr algn="ctr">
                      <a:defRPr sz="1200" b="1" i="0" u="none" strike="noStrike" kern="1200" baseline="0">
                        <a:solidFill>
                          <a:schemeClr val="lt1"/>
                        </a:solidFill>
                        <a:latin typeface="+mj-lt"/>
                        <a:ea typeface="+mn-ea"/>
                        <a:cs typeface="+mn-cs"/>
                      </a:defRPr>
                    </a:pPr>
                    <a:r>
                      <a:rPr lang="en-US" sz="1200">
                        <a:latin typeface="+mj-lt"/>
                      </a:rPr>
                      <a:t>(31)</a:t>
                    </a:r>
                  </a:p>
                </c:rich>
              </c:tx>
              <c:spPr>
                <a:noFill/>
                <a:ln>
                  <a:noFill/>
                </a:ln>
                <a:effectLst/>
              </c:spPr>
              <c:dLblPos val="bestFit"/>
              <c:showPercent val="1"/>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5-933F-4F24-95A3-8196FC52207B}"/>
                </c:ext>
              </c:extLst>
            </c:dLbl>
            <c:dLbl>
              <c:idx val="3"/>
              <c:layout>
                <c:manualLayout>
                  <c:x val="0.1861204274899754"/>
                  <c:y val="8.9934419121777062E-3"/>
                </c:manualLayout>
              </c:layout>
              <c:tx>
                <c:rich>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j-lt"/>
                        <a:ea typeface="+mn-ea"/>
                        <a:cs typeface="+mn-cs"/>
                      </a:defRPr>
                    </a:pPr>
                    <a:r>
                      <a:rPr lang="en-US" sz="1200">
                        <a:latin typeface="+mj-lt"/>
                      </a:rPr>
                      <a:t>Searching for job </a:t>
                    </a:r>
                    <a:fld id="{16ED2F8C-EE55-43E1-912A-3A1B43E255CA}" type="PERCENTAGE">
                      <a:rPr lang="en-US" sz="1200">
                        <a:latin typeface="+mj-lt"/>
                      </a:rPr>
                      <a:pPr>
                        <a:defRPr sz="1200" b="1" i="0" u="none" strike="noStrike" kern="1200" baseline="0">
                          <a:solidFill>
                            <a:schemeClr val="lt1"/>
                          </a:solidFill>
                          <a:latin typeface="+mj-lt"/>
                          <a:ea typeface="+mn-ea"/>
                          <a:cs typeface="+mn-cs"/>
                        </a:defRPr>
                      </a:pPr>
                      <a:t>[PERCENTAGE]</a:t>
                    </a:fld>
                    <a:endParaRPr lang="en-US" sz="1200">
                      <a:latin typeface="+mj-lt"/>
                    </a:endParaRPr>
                  </a:p>
                  <a:p>
                    <a:pPr>
                      <a:defRPr sz="1200" b="1" i="0" u="none" strike="noStrike" kern="1200" baseline="0">
                        <a:solidFill>
                          <a:schemeClr val="lt1"/>
                        </a:solidFill>
                        <a:latin typeface="+mj-lt"/>
                        <a:ea typeface="+mn-ea"/>
                        <a:cs typeface="+mn-cs"/>
                      </a:defRPr>
                    </a:pPr>
                    <a:r>
                      <a:rPr lang="en-US" sz="1200">
                        <a:latin typeface="+mj-lt"/>
                      </a:rPr>
                      <a:t>(40)</a:t>
                    </a:r>
                  </a:p>
                </c:rich>
              </c:tx>
              <c:spPr>
                <a:noFill/>
                <a:ln>
                  <a:noFill/>
                </a:ln>
                <a:effectLst/>
              </c:spPr>
              <c:dLblPos val="bestFit"/>
              <c:showPercent val="1"/>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7-933F-4F24-95A3-8196FC52207B}"/>
                </c:ext>
              </c:extLst>
            </c:dLbl>
            <c:dLbl>
              <c:idx val="4"/>
              <c:layout>
                <c:manualLayout>
                  <c:x val="8.9039642291232901E-2"/>
                  <c:y val="6.2649328922666239E-2"/>
                </c:manualLayout>
              </c:layout>
              <c:tx>
                <c:rich>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j-lt"/>
                        <a:ea typeface="+mn-ea"/>
                        <a:cs typeface="+mn-cs"/>
                      </a:defRPr>
                    </a:pPr>
                    <a:r>
                      <a:rPr lang="en-US" sz="1200">
                        <a:latin typeface="+mj-lt"/>
                      </a:rPr>
                      <a:t>Course</a:t>
                    </a:r>
                  </a:p>
                  <a:p>
                    <a:pPr>
                      <a:defRPr sz="1200" b="1" i="0" u="none" strike="noStrike" kern="1200" baseline="0">
                        <a:solidFill>
                          <a:schemeClr val="lt1"/>
                        </a:solidFill>
                        <a:latin typeface="+mj-lt"/>
                        <a:ea typeface="+mn-ea"/>
                        <a:cs typeface="+mn-cs"/>
                      </a:defRPr>
                    </a:pPr>
                    <a:r>
                      <a:rPr lang="en-US" sz="1200">
                        <a:latin typeface="+mj-lt"/>
                      </a:rPr>
                      <a:t>not</a:t>
                    </a:r>
                  </a:p>
                  <a:p>
                    <a:pPr>
                      <a:defRPr sz="1200" b="1" i="0" u="none" strike="noStrike" kern="1200" baseline="0">
                        <a:solidFill>
                          <a:schemeClr val="lt1"/>
                        </a:solidFill>
                        <a:latin typeface="+mj-lt"/>
                        <a:ea typeface="+mn-ea"/>
                        <a:cs typeface="+mn-cs"/>
                      </a:defRPr>
                    </a:pPr>
                    <a:r>
                      <a:rPr lang="en-US" sz="1200">
                        <a:latin typeface="+mj-lt"/>
                      </a:rPr>
                      <a:t>complete</a:t>
                    </a:r>
                  </a:p>
                  <a:p>
                    <a:pPr>
                      <a:defRPr sz="1200" b="1" i="0" u="none" strike="noStrike" kern="1200" baseline="0">
                        <a:solidFill>
                          <a:schemeClr val="lt1"/>
                        </a:solidFill>
                        <a:latin typeface="+mj-lt"/>
                        <a:ea typeface="+mn-ea"/>
                        <a:cs typeface="+mn-cs"/>
                      </a:defRPr>
                    </a:pPr>
                    <a:r>
                      <a:rPr lang="en-US" sz="1100">
                        <a:latin typeface="+mj-lt"/>
                      </a:rPr>
                      <a:t>  </a:t>
                    </a:r>
                    <a:fld id="{D5CA3B4F-6F66-42DF-9230-C02B6B50C30C}" type="PERCENTAGE">
                      <a:rPr lang="en-US" sz="800">
                        <a:latin typeface="+mj-lt"/>
                      </a:rPr>
                      <a:pPr>
                        <a:defRPr sz="1200" b="1" i="0" u="none" strike="noStrike" kern="1200" baseline="0">
                          <a:solidFill>
                            <a:schemeClr val="lt1"/>
                          </a:solidFill>
                          <a:latin typeface="+mj-lt"/>
                          <a:ea typeface="+mn-ea"/>
                          <a:cs typeface="+mn-cs"/>
                        </a:defRPr>
                      </a:pPr>
                      <a:t>[PERCENTAGE]</a:t>
                    </a:fld>
                    <a:endParaRPr lang="en-US" sz="800">
                      <a:latin typeface="+mj-lt"/>
                    </a:endParaRPr>
                  </a:p>
                  <a:p>
                    <a:pPr>
                      <a:defRPr sz="1200" b="1" i="0" u="none" strike="noStrike" kern="1200" baseline="0">
                        <a:solidFill>
                          <a:schemeClr val="lt1"/>
                        </a:solidFill>
                        <a:latin typeface="+mj-lt"/>
                        <a:ea typeface="+mn-ea"/>
                        <a:cs typeface="+mn-cs"/>
                      </a:defRPr>
                    </a:pPr>
                    <a:r>
                      <a:rPr lang="en-US" sz="800"/>
                      <a:t> </a:t>
                    </a:r>
                    <a:r>
                      <a:rPr lang="en-US" sz="1050"/>
                      <a:t> (10)</a:t>
                    </a:r>
                    <a:endParaRPr lang="en-US" sz="800"/>
                  </a:p>
                </c:rich>
              </c:tx>
              <c:spPr>
                <a:noFill/>
                <a:ln>
                  <a:noFill/>
                </a:ln>
                <a:effectLst/>
              </c:spPr>
              <c:dLblPos val="bestFit"/>
              <c:showPercent val="1"/>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9-933F-4F24-95A3-8196FC52207B}"/>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endParaRPr lang="en-US"/>
              </a:p>
            </c:txPr>
            <c:dLblPos val="inEnd"/>
            <c:showPercent val="1"/>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multiLvlStrRef>
              <c:f>Sheet1!$A$3:$B$7</c:f>
              <c:multiLvlStrCache>
                <c:ptCount val="5"/>
                <c:lvl>
                  <c:pt idx="1">
                    <c:v> Working</c:v>
                  </c:pt>
                  <c:pt idx="2">
                    <c:v> Continue to higher study</c:v>
                  </c:pt>
                  <c:pt idx="3">
                    <c:v> Searching for Job</c:v>
                  </c:pt>
                  <c:pt idx="4">
                    <c:v> Course not complete</c:v>
                  </c:pt>
                </c:lvl>
                <c:lvl>
                  <c:pt idx="1">
                    <c:v>1</c:v>
                  </c:pt>
                  <c:pt idx="2">
                    <c:v>2</c:v>
                  </c:pt>
                  <c:pt idx="3">
                    <c:v>3</c:v>
                  </c:pt>
                  <c:pt idx="4">
                    <c:v>4</c:v>
                  </c:pt>
                </c:lvl>
              </c:multiLvlStrCache>
            </c:multiLvlStrRef>
          </c:cat>
          <c:val>
            <c:numRef>
              <c:f>Sheet1!$C$3:$C$7</c:f>
              <c:numCache>
                <c:formatCode>General</c:formatCode>
                <c:ptCount val="5"/>
                <c:pt idx="1">
                  <c:v>40</c:v>
                </c:pt>
                <c:pt idx="2">
                  <c:v>31</c:v>
                </c:pt>
                <c:pt idx="3">
                  <c:v>40</c:v>
                </c:pt>
                <c:pt idx="4">
                  <c:v>10</c:v>
                </c:pt>
              </c:numCache>
            </c:numRef>
          </c:val>
          <c:extLst xmlns:c16r2="http://schemas.microsoft.com/office/drawing/2015/06/chart">
            <c:ext xmlns:c16="http://schemas.microsoft.com/office/drawing/2014/chart" uri="{C3380CC4-5D6E-409C-BE32-E72D297353CC}">
              <c16:uniqueId val="{0000000A-933F-4F24-95A3-8196FC52207B}"/>
            </c:ext>
          </c:extLst>
        </c:ser>
        <c:dLbls>
          <c:showPercent val="1"/>
        </c:dLbls>
        <c:firstSliceAng val="0"/>
      </c:pieChart>
      <c:spPr>
        <a:noFill/>
        <a:ln>
          <a:noFill/>
        </a:ln>
        <a:effectLst/>
      </c:spPr>
    </c:plotArea>
    <c:plotVisOnly val="1"/>
    <c:dispBlanksAs val="zero"/>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1"/>
  <c:userShapes r:id="rId2"/>
</c:chartSpace>
</file>

<file path=word/drawings/drawing1.xml><?xml version="1.0" encoding="utf-8"?>
<c:userShapes xmlns:c="http://schemas.openxmlformats.org/drawingml/2006/chart">
  <cdr:relSizeAnchor xmlns:cdr="http://schemas.openxmlformats.org/drawingml/2006/chartDrawing">
    <cdr:from>
      <cdr:x>0.72693</cdr:x>
      <cdr:y>0.07004</cdr:y>
    </cdr:from>
    <cdr:to>
      <cdr:x>0.9857</cdr:x>
      <cdr:y>0.15215</cdr:y>
    </cdr:to>
    <cdr:sp macro="" textlink="">
      <cdr:nvSpPr>
        <cdr:cNvPr id="2" name="Text Box 1"/>
        <cdr:cNvSpPr txBox="1"/>
      </cdr:nvSpPr>
      <cdr:spPr>
        <a:xfrm xmlns:a="http://schemas.openxmlformats.org/drawingml/2006/main">
          <a:off x="4067175" y="276225"/>
          <a:ext cx="1447800" cy="3238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r"/>
          <a:r>
            <a:rPr lang="en-IN" sz="1400" b="1">
              <a:latin typeface="+mj-lt"/>
            </a:rPr>
            <a:t>Total - 121</a:t>
          </a:r>
          <a:endParaRPr lang="en-IN" sz="1100" b="1">
            <a:latin typeface="+mj-lt"/>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15D0D-1BCC-401E-BF75-EC0AB8490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30</Pages>
  <Words>3086</Words>
  <Characters>17594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Ashok</dc:creator>
  <cp:lastModifiedBy>Ashok</cp:lastModifiedBy>
  <cp:revision>61</cp:revision>
  <cp:lastPrinted>2017-08-05T08:46:00Z</cp:lastPrinted>
  <dcterms:created xsi:type="dcterms:W3CDTF">2017-01-25T12:00:00Z</dcterms:created>
  <dcterms:modified xsi:type="dcterms:W3CDTF">2017-11-20T11:14:00Z</dcterms:modified>
</cp:coreProperties>
</file>